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w16du="http://schemas.microsoft.com/office/word/2023/wordml/word16du" mc:Ignorable="w14 w15 w16se w16cid w16 w16cex w16sdtdh wp14">
  <w:body>
    <w:p w:rsidR="00482E0E" w:rsidRDefault="00482E0E" w14:paraId="1BCCE9DC" w14:textId="77777777">
      <w:pPr>
        <w:spacing w:after="500"/>
      </w:pPr>
    </w:p>
    <w:p w:rsidR="00482E0E" w:rsidRDefault="00D67E16" w14:paraId="1F3469E0" w14:textId="77777777">
      <w:pPr>
        <w:jc w:val="center"/>
      </w:pPr>
      <w:r>
        <w:rPr>
          <w:b/>
          <w:bCs/>
          <w:color w:val="1F4E79"/>
          <w:sz w:val="28"/>
          <w:szCs w:val="28"/>
        </w:rPr>
        <w:t>UNIVERSIDAD DEL NORTE</w:t>
      </w:r>
    </w:p>
    <w:p w:rsidR="00482E0E" w:rsidRDefault="00D67E16" w14:paraId="38CE7EC2" w14:textId="77777777">
      <w:pPr>
        <w:spacing w:after="400"/>
        <w:jc w:val="center"/>
      </w:pPr>
      <w:r>
        <w:rPr>
          <w:color w:val="595959"/>
        </w:rPr>
        <w:t>Departamento de Ingeniería Eléctrica y Electrónica</w:t>
      </w:r>
    </w:p>
    <w:p w:rsidR="00482E0E" w:rsidRDefault="00482E0E" w14:paraId="64E19DC9" w14:textId="77777777">
      <w:pPr>
        <w:spacing w:after="700"/>
      </w:pPr>
    </w:p>
    <w:p w:rsidR="00F67BB1" w:rsidRDefault="00F67BB1" w14:paraId="3E6F0289" w14:textId="77777777">
      <w:pPr>
        <w:spacing w:after="700"/>
      </w:pPr>
    </w:p>
    <w:p w:rsidR="00482E0E" w:rsidRDefault="00D67E16" w14:paraId="43C1056E" w14:textId="77777777">
      <w:pPr>
        <w:spacing w:after="200"/>
        <w:jc w:val="center"/>
      </w:pPr>
      <w:r>
        <w:rPr>
          <w:b/>
          <w:bCs/>
          <w:sz w:val="26"/>
          <w:szCs w:val="26"/>
        </w:rPr>
        <w:t>INFORME FINAL — PROYECTO FINAL (MAJOR CAPSTONE DESIGN)</w:t>
      </w:r>
    </w:p>
    <w:p w:rsidR="00482E0E" w:rsidP="571BBE60" w:rsidRDefault="00D67E16" w14:paraId="5EFA279F" w14:textId="77777777">
      <w:pPr>
        <w:spacing w:after="600"/>
        <w:jc w:val="center"/>
        <w:rPr>
          <w:b w:val="1"/>
          <w:bCs w:val="1"/>
          <w:color w:val="1F4E79"/>
          <w:sz w:val="32"/>
          <w:szCs w:val="32"/>
        </w:rPr>
      </w:pPr>
      <w:commentRangeStart w:id="1966236780"/>
      <w:r w:rsidRPr="571BBE60" w:rsidR="36EA05EC">
        <w:rPr>
          <w:b w:val="1"/>
          <w:bCs w:val="1"/>
          <w:color w:val="1F4E79"/>
          <w:sz w:val="32"/>
          <w:szCs w:val="32"/>
        </w:rPr>
        <w:t xml:space="preserve">Diseño de una plataforma de procesamiento y analítica de datos para el pronóstico del precio de la energía y el apoyo en </w:t>
      </w:r>
      <w:r w:rsidRPr="571BBE60" w:rsidR="36EA05EC">
        <w:rPr>
          <w:b w:val="1"/>
          <w:bCs w:val="1"/>
          <w:color w:val="1F4E79"/>
          <w:sz w:val="32"/>
          <w:szCs w:val="32"/>
        </w:rPr>
        <w:t>la toma de decisiones</w:t>
      </w:r>
      <w:commentRangeEnd w:id="1966236780"/>
      <w:r>
        <w:rPr>
          <w:rStyle w:val="CommentReference"/>
        </w:rPr>
        <w:commentReference w:id="1966236780"/>
      </w:r>
    </w:p>
    <w:p w:rsidR="00F67BB1" w:rsidRDefault="00F67BB1" w14:paraId="3DCEF6B9" w14:textId="77777777">
      <w:pPr>
        <w:spacing w:after="600"/>
      </w:pPr>
    </w:p>
    <w:p w:rsidR="00F67BB1" w:rsidRDefault="00F67BB1" w14:paraId="47DBE9A1" w14:textId="77777777">
      <w:pPr>
        <w:spacing w:after="600"/>
      </w:pPr>
    </w:p>
    <w:p w:rsidR="00482E0E" w:rsidRDefault="00D67E16" w14:paraId="5A9E97D5" w14:textId="77777777">
      <w:pPr>
        <w:jc w:val="center"/>
      </w:pPr>
      <w:r>
        <w:rPr>
          <w:b/>
          <w:bCs/>
        </w:rPr>
        <w:t>Autores:</w:t>
      </w:r>
    </w:p>
    <w:p w:rsidR="00482E0E" w:rsidRDefault="00D67E16" w14:paraId="1133B820" w14:textId="77777777">
      <w:pPr>
        <w:jc w:val="center"/>
      </w:pPr>
      <w:r>
        <w:t>Juan David Barceló Barraza — CC 1044606227 / Código 200181896</w:t>
      </w:r>
    </w:p>
    <w:p w:rsidR="00482E0E" w:rsidRDefault="00D67E16" w14:paraId="082B4CC4" w14:textId="77777777">
      <w:pPr>
        <w:spacing w:after="300"/>
        <w:jc w:val="center"/>
      </w:pPr>
      <w:r>
        <w:t>Rafael Andrés Dede Perdomo — CC 1043436500 / Código 200180841</w:t>
      </w:r>
    </w:p>
    <w:p w:rsidR="00482E0E" w:rsidRDefault="00D67E16" w14:paraId="002CA3F8" w14:textId="77777777">
      <w:pPr>
        <w:jc w:val="center"/>
      </w:pPr>
      <w:r>
        <w:rPr>
          <w:b/>
          <w:bCs/>
        </w:rPr>
        <w:t>Asesor(es):</w:t>
      </w:r>
    </w:p>
    <w:p w:rsidR="00482E0E" w:rsidRDefault="00D67E16" w14:paraId="4B9B0D60" w14:textId="77777777">
      <w:pPr>
        <w:spacing w:after="500"/>
        <w:jc w:val="center"/>
      </w:pPr>
      <w:r>
        <w:t>José Daniel Soto Ortiz · Daniela María Charris Stand</w:t>
      </w:r>
    </w:p>
    <w:p w:rsidR="00482E0E" w:rsidRDefault="00D67E16" w14:paraId="165D0321" w14:textId="77777777">
      <w:pPr>
        <w:jc w:val="center"/>
      </w:pPr>
      <w:r>
        <w:t>Programa de Ingeniería Electrónica</w:t>
      </w:r>
    </w:p>
    <w:p w:rsidR="00482E0E" w:rsidRDefault="00D67E16" w14:paraId="094DD665" w14:textId="77777777">
      <w:pPr>
        <w:spacing w:after="500"/>
        <w:jc w:val="center"/>
      </w:pPr>
      <w:r>
        <w:t>Barranquilla, Colombia</w:t>
      </w:r>
    </w:p>
    <w:p w:rsidR="00482E0E" w:rsidRDefault="00482E0E" w14:paraId="0A268629" w14:textId="77777777">
      <w:pPr>
        <w:spacing w:after="400"/>
      </w:pPr>
    </w:p>
    <w:p w:rsidR="00482E0E" w:rsidRDefault="00D67E16" w14:paraId="02F57F7B" w14:textId="77777777">
      <w:pPr>
        <w:jc w:val="center"/>
        <w:rPr>
          <w:color w:val="595959"/>
          <w:sz w:val="20"/>
          <w:szCs w:val="20"/>
        </w:rPr>
      </w:pPr>
      <w:r>
        <w:rPr>
          <w:color w:val="595959"/>
          <w:sz w:val="20"/>
          <w:szCs w:val="20"/>
        </w:rPr>
        <w:t>Septiembre de 2026</w:t>
      </w:r>
    </w:p>
    <w:p w:rsidR="00024671" w:rsidP="00024671" w:rsidRDefault="00D67E16" w14:paraId="1F284815" w14:textId="77777777">
      <w:pPr>
        <w:pStyle w:val="Heading1"/>
        <w:keepNext/>
        <w:pageBreakBefore/>
        <w:spacing w:before="420"/>
        <w:rPr>
          <w:rFonts w:asciiTheme="minorHAnsi" w:hAnsiTheme="minorHAnsi"/>
          <w:caps/>
          <w:color w:val="auto"/>
          <w:sz w:val="20"/>
          <w:szCs w:val="20"/>
        </w:rPr>
      </w:pPr>
      <w:bookmarkStart w:name="_Toc240440229" w:id="0"/>
      <w:bookmarkStart w:name="_Toc241072106" w:id="1"/>
      <w:bookmarkStart w:name="_Toc241072472" w:id="2"/>
      <w:bookmarkStart w:name="_Toc241232085" w:id="3"/>
      <w:r>
        <w:t>Tabla de contenido</w:t>
      </w:r>
      <w:bookmarkEnd w:id="0"/>
      <w:bookmarkEnd w:id="1"/>
      <w:bookmarkEnd w:id="2"/>
      <w:bookmarkEnd w:id="3"/>
    </w:p>
    <w:p w:rsidR="00D67E16" w:rsidRDefault="00D97E7B" w14:paraId="54DF8B3A" w14:textId="788BCCC1">
      <w:pPr>
        <w:pStyle w:val="TOC1"/>
        <w:tabs>
          <w:tab w:val="right" w:leader="dot" w:pos="9350"/>
        </w:tabs>
        <w:rPr>
          <w:rFonts w:eastAsiaTheme="minorEastAsia" w:cstheme="minorBidi"/>
          <w:b w:val="0"/>
          <w:bCs w:val="0"/>
          <w:caps w:val="0"/>
          <w:noProof/>
          <w:sz w:val="22"/>
          <w:szCs w:val="22"/>
          <w:lang w:eastAsia="es-CO"/>
        </w:rPr>
      </w:pPr>
      <w:r>
        <w:fldChar w:fldCharType="begin"/>
      </w:r>
      <w:r>
        <w:instrText xml:space="preserve"> TOC \o "1-3" \h \z \u </w:instrText>
      </w:r>
      <w:r>
        <w:fldChar w:fldCharType="separate"/>
      </w:r>
      <w:hyperlink w:history="1" w:anchor="_Toc241232085">
        <w:r w:rsidRPr="0081302B" w:rsidR="00D67E16">
          <w:rPr>
            <w:rStyle w:val="Hyperlink"/>
            <w:noProof/>
          </w:rPr>
          <w:t>Tabla de contenido</w:t>
        </w:r>
        <w:r w:rsidR="00D67E16">
          <w:rPr>
            <w:noProof/>
            <w:webHidden/>
          </w:rPr>
          <w:tab/>
        </w:r>
        <w:r w:rsidR="00D67E16">
          <w:rPr>
            <w:noProof/>
            <w:webHidden/>
          </w:rPr>
          <w:fldChar w:fldCharType="begin"/>
        </w:r>
        <w:r w:rsidR="00D67E16">
          <w:rPr>
            <w:noProof/>
            <w:webHidden/>
          </w:rPr>
          <w:instrText xml:space="preserve"> PAGEREF _Toc241232085 \h </w:instrText>
        </w:r>
        <w:r w:rsidR="00D67E16">
          <w:rPr>
            <w:noProof/>
            <w:webHidden/>
          </w:rPr>
        </w:r>
        <w:r w:rsidR="00D67E16">
          <w:rPr>
            <w:noProof/>
            <w:webHidden/>
          </w:rPr>
          <w:fldChar w:fldCharType="separate"/>
        </w:r>
        <w:r w:rsidR="00D67E16">
          <w:rPr>
            <w:noProof/>
            <w:webHidden/>
          </w:rPr>
          <w:t>2</w:t>
        </w:r>
        <w:r w:rsidR="00D67E16">
          <w:rPr>
            <w:noProof/>
            <w:webHidden/>
          </w:rPr>
          <w:fldChar w:fldCharType="end"/>
        </w:r>
      </w:hyperlink>
    </w:p>
    <w:p w:rsidR="00D67E16" w:rsidRDefault="00D67E16" w14:paraId="1EED16CD" w14:textId="711501F8">
      <w:pPr>
        <w:pStyle w:val="TOC1"/>
        <w:tabs>
          <w:tab w:val="left" w:pos="440"/>
          <w:tab w:val="right" w:leader="dot" w:pos="9350"/>
        </w:tabs>
        <w:rPr>
          <w:rFonts w:eastAsiaTheme="minorEastAsia" w:cstheme="minorBidi"/>
          <w:b w:val="0"/>
          <w:bCs w:val="0"/>
          <w:caps w:val="0"/>
          <w:noProof/>
          <w:sz w:val="22"/>
          <w:szCs w:val="22"/>
          <w:lang w:eastAsia="es-CO"/>
        </w:rPr>
      </w:pPr>
      <w:hyperlink w:history="1" w:anchor="_Toc241232086">
        <w:r w:rsidRPr="0081302B">
          <w:rPr>
            <w:rStyle w:val="Hyperlink"/>
            <w:noProof/>
          </w:rPr>
          <w:t>1.</w:t>
        </w:r>
        <w:r>
          <w:rPr>
            <w:rFonts w:eastAsiaTheme="minorEastAsia" w:cstheme="minorBidi"/>
            <w:b w:val="0"/>
            <w:bCs w:val="0"/>
            <w:caps w:val="0"/>
            <w:noProof/>
            <w:sz w:val="22"/>
            <w:szCs w:val="22"/>
            <w:lang w:eastAsia="es-CO"/>
          </w:rPr>
          <w:tab/>
        </w:r>
        <w:r w:rsidRPr="0081302B">
          <w:rPr>
            <w:rStyle w:val="Hyperlink"/>
            <w:noProof/>
          </w:rPr>
          <w:t>Información principal del proyecto</w:t>
        </w:r>
        <w:r>
          <w:rPr>
            <w:noProof/>
            <w:webHidden/>
          </w:rPr>
          <w:tab/>
        </w:r>
        <w:r>
          <w:rPr>
            <w:noProof/>
            <w:webHidden/>
          </w:rPr>
          <w:fldChar w:fldCharType="begin"/>
        </w:r>
        <w:r>
          <w:rPr>
            <w:noProof/>
            <w:webHidden/>
          </w:rPr>
          <w:instrText xml:space="preserve"> PAGEREF _Toc241232086 \h </w:instrText>
        </w:r>
        <w:r>
          <w:rPr>
            <w:noProof/>
            <w:webHidden/>
          </w:rPr>
        </w:r>
        <w:r>
          <w:rPr>
            <w:noProof/>
            <w:webHidden/>
          </w:rPr>
          <w:fldChar w:fldCharType="separate"/>
        </w:r>
        <w:r>
          <w:rPr>
            <w:noProof/>
            <w:webHidden/>
          </w:rPr>
          <w:t>3</w:t>
        </w:r>
        <w:r>
          <w:rPr>
            <w:noProof/>
            <w:webHidden/>
          </w:rPr>
          <w:fldChar w:fldCharType="end"/>
        </w:r>
      </w:hyperlink>
    </w:p>
    <w:p w:rsidR="00D67E16" w:rsidRDefault="00D67E16" w14:paraId="08906B13" w14:textId="0D327BF6">
      <w:pPr>
        <w:pStyle w:val="TOC2"/>
        <w:tabs>
          <w:tab w:val="left" w:pos="880"/>
          <w:tab w:val="right" w:leader="dot" w:pos="9350"/>
        </w:tabs>
        <w:rPr>
          <w:rFonts w:eastAsiaTheme="minorEastAsia" w:cstheme="minorBidi"/>
          <w:smallCaps w:val="0"/>
          <w:noProof/>
          <w:sz w:val="22"/>
          <w:szCs w:val="22"/>
          <w:lang w:eastAsia="es-CO"/>
        </w:rPr>
      </w:pPr>
      <w:hyperlink w:history="1" w:anchor="_Toc241232087">
        <w:r w:rsidRPr="0081302B">
          <w:rPr>
            <w:rStyle w:val="Hyperlink"/>
            <w:noProof/>
          </w:rPr>
          <w:t>1.1</w:t>
        </w:r>
        <w:r>
          <w:rPr>
            <w:rFonts w:eastAsiaTheme="minorEastAsia" w:cstheme="minorBidi"/>
            <w:smallCaps w:val="0"/>
            <w:noProof/>
            <w:sz w:val="22"/>
            <w:szCs w:val="22"/>
            <w:lang w:eastAsia="es-CO"/>
          </w:rPr>
          <w:tab/>
        </w:r>
        <w:r w:rsidRPr="0081302B">
          <w:rPr>
            <w:rStyle w:val="Hyperlink"/>
            <w:noProof/>
          </w:rPr>
          <w:t>Título del proyecto</w:t>
        </w:r>
        <w:r>
          <w:rPr>
            <w:noProof/>
            <w:webHidden/>
          </w:rPr>
          <w:tab/>
        </w:r>
        <w:r>
          <w:rPr>
            <w:noProof/>
            <w:webHidden/>
          </w:rPr>
          <w:fldChar w:fldCharType="begin"/>
        </w:r>
        <w:r>
          <w:rPr>
            <w:noProof/>
            <w:webHidden/>
          </w:rPr>
          <w:instrText xml:space="preserve"> PAGEREF _Toc241232087 \h </w:instrText>
        </w:r>
        <w:r>
          <w:rPr>
            <w:noProof/>
            <w:webHidden/>
          </w:rPr>
        </w:r>
        <w:r>
          <w:rPr>
            <w:noProof/>
            <w:webHidden/>
          </w:rPr>
          <w:fldChar w:fldCharType="separate"/>
        </w:r>
        <w:r>
          <w:rPr>
            <w:noProof/>
            <w:webHidden/>
          </w:rPr>
          <w:t>3</w:t>
        </w:r>
        <w:r>
          <w:rPr>
            <w:noProof/>
            <w:webHidden/>
          </w:rPr>
          <w:fldChar w:fldCharType="end"/>
        </w:r>
      </w:hyperlink>
    </w:p>
    <w:p w:rsidR="00D67E16" w:rsidRDefault="00D67E16" w14:paraId="27687F03" w14:textId="7A019E95">
      <w:pPr>
        <w:pStyle w:val="TOC2"/>
        <w:tabs>
          <w:tab w:val="left" w:pos="880"/>
          <w:tab w:val="right" w:leader="dot" w:pos="9350"/>
        </w:tabs>
        <w:rPr>
          <w:rFonts w:eastAsiaTheme="minorEastAsia" w:cstheme="minorBidi"/>
          <w:smallCaps w:val="0"/>
          <w:noProof/>
          <w:sz w:val="22"/>
          <w:szCs w:val="22"/>
          <w:lang w:eastAsia="es-CO"/>
        </w:rPr>
      </w:pPr>
      <w:hyperlink w:history="1" w:anchor="_Toc241232088">
        <w:r w:rsidRPr="0081302B">
          <w:rPr>
            <w:rStyle w:val="Hyperlink"/>
            <w:noProof/>
          </w:rPr>
          <w:t>1.2</w:t>
        </w:r>
        <w:r>
          <w:rPr>
            <w:rFonts w:eastAsiaTheme="minorEastAsia" w:cstheme="minorBidi"/>
            <w:smallCaps w:val="0"/>
            <w:noProof/>
            <w:sz w:val="22"/>
            <w:szCs w:val="22"/>
            <w:lang w:eastAsia="es-CO"/>
          </w:rPr>
          <w:tab/>
        </w:r>
        <w:r w:rsidRPr="0081302B">
          <w:rPr>
            <w:rStyle w:val="Hyperlink"/>
            <w:noProof/>
          </w:rPr>
          <w:t>Resumen ejecutivo</w:t>
        </w:r>
        <w:r>
          <w:rPr>
            <w:noProof/>
            <w:webHidden/>
          </w:rPr>
          <w:tab/>
        </w:r>
        <w:r>
          <w:rPr>
            <w:noProof/>
            <w:webHidden/>
          </w:rPr>
          <w:fldChar w:fldCharType="begin"/>
        </w:r>
        <w:r>
          <w:rPr>
            <w:noProof/>
            <w:webHidden/>
          </w:rPr>
          <w:instrText xml:space="preserve"> PAGEREF _Toc241232088 \h </w:instrText>
        </w:r>
        <w:r>
          <w:rPr>
            <w:noProof/>
            <w:webHidden/>
          </w:rPr>
        </w:r>
        <w:r>
          <w:rPr>
            <w:noProof/>
            <w:webHidden/>
          </w:rPr>
          <w:fldChar w:fldCharType="separate"/>
        </w:r>
        <w:r>
          <w:rPr>
            <w:noProof/>
            <w:webHidden/>
          </w:rPr>
          <w:t>3</w:t>
        </w:r>
        <w:r>
          <w:rPr>
            <w:noProof/>
            <w:webHidden/>
          </w:rPr>
          <w:fldChar w:fldCharType="end"/>
        </w:r>
      </w:hyperlink>
    </w:p>
    <w:p w:rsidR="00D67E16" w:rsidRDefault="00D67E16" w14:paraId="6EDD5806" w14:textId="47FEDC9C">
      <w:pPr>
        <w:pStyle w:val="TOC2"/>
        <w:tabs>
          <w:tab w:val="left" w:pos="880"/>
          <w:tab w:val="right" w:leader="dot" w:pos="9350"/>
        </w:tabs>
        <w:rPr>
          <w:rFonts w:eastAsiaTheme="minorEastAsia" w:cstheme="minorBidi"/>
          <w:smallCaps w:val="0"/>
          <w:noProof/>
          <w:sz w:val="22"/>
          <w:szCs w:val="22"/>
          <w:lang w:eastAsia="es-CO"/>
        </w:rPr>
      </w:pPr>
      <w:hyperlink w:history="1" w:anchor="_Toc241232089">
        <w:r w:rsidRPr="0081302B">
          <w:rPr>
            <w:rStyle w:val="Hyperlink"/>
            <w:noProof/>
          </w:rPr>
          <w:t>1.3</w:t>
        </w:r>
        <w:r>
          <w:rPr>
            <w:rFonts w:eastAsiaTheme="minorEastAsia" w:cstheme="minorBidi"/>
            <w:smallCaps w:val="0"/>
            <w:noProof/>
            <w:sz w:val="22"/>
            <w:szCs w:val="22"/>
            <w:lang w:eastAsia="es-CO"/>
          </w:rPr>
          <w:tab/>
        </w:r>
        <w:r w:rsidRPr="0081302B">
          <w:rPr>
            <w:rStyle w:val="Hyperlink"/>
            <w:noProof/>
          </w:rPr>
          <w:t>Costo total del proyecto</w:t>
        </w:r>
        <w:r>
          <w:rPr>
            <w:noProof/>
            <w:webHidden/>
          </w:rPr>
          <w:tab/>
        </w:r>
        <w:r>
          <w:rPr>
            <w:noProof/>
            <w:webHidden/>
          </w:rPr>
          <w:fldChar w:fldCharType="begin"/>
        </w:r>
        <w:r>
          <w:rPr>
            <w:noProof/>
            <w:webHidden/>
          </w:rPr>
          <w:instrText xml:space="preserve"> PAGEREF _Toc241232089 \h </w:instrText>
        </w:r>
        <w:r>
          <w:rPr>
            <w:noProof/>
            <w:webHidden/>
          </w:rPr>
        </w:r>
        <w:r>
          <w:rPr>
            <w:noProof/>
            <w:webHidden/>
          </w:rPr>
          <w:fldChar w:fldCharType="separate"/>
        </w:r>
        <w:r>
          <w:rPr>
            <w:noProof/>
            <w:webHidden/>
          </w:rPr>
          <w:t>3</w:t>
        </w:r>
        <w:r>
          <w:rPr>
            <w:noProof/>
            <w:webHidden/>
          </w:rPr>
          <w:fldChar w:fldCharType="end"/>
        </w:r>
      </w:hyperlink>
    </w:p>
    <w:p w:rsidR="00D67E16" w:rsidRDefault="00D67E16" w14:paraId="3C86D863" w14:textId="0623994B">
      <w:pPr>
        <w:pStyle w:val="TOC1"/>
        <w:tabs>
          <w:tab w:val="left" w:pos="440"/>
          <w:tab w:val="right" w:leader="dot" w:pos="9350"/>
        </w:tabs>
        <w:rPr>
          <w:rFonts w:eastAsiaTheme="minorEastAsia" w:cstheme="minorBidi"/>
          <w:b w:val="0"/>
          <w:bCs w:val="0"/>
          <w:caps w:val="0"/>
          <w:noProof/>
          <w:sz w:val="22"/>
          <w:szCs w:val="22"/>
          <w:lang w:eastAsia="es-CO"/>
        </w:rPr>
      </w:pPr>
      <w:hyperlink w:history="1" w:anchor="_Toc241232090">
        <w:r w:rsidRPr="0081302B">
          <w:rPr>
            <w:rStyle w:val="Hyperlink"/>
            <w:noProof/>
          </w:rPr>
          <w:t>2.</w:t>
        </w:r>
        <w:r>
          <w:rPr>
            <w:rFonts w:eastAsiaTheme="minorEastAsia" w:cstheme="minorBidi"/>
            <w:b w:val="0"/>
            <w:bCs w:val="0"/>
            <w:caps w:val="0"/>
            <w:noProof/>
            <w:sz w:val="22"/>
            <w:szCs w:val="22"/>
            <w:lang w:eastAsia="es-CO"/>
          </w:rPr>
          <w:tab/>
        </w:r>
        <w:r w:rsidRPr="0081302B">
          <w:rPr>
            <w:rStyle w:val="Hyperlink"/>
            <w:noProof/>
          </w:rPr>
          <w:t>Introducción</w:t>
        </w:r>
        <w:r>
          <w:rPr>
            <w:noProof/>
            <w:webHidden/>
          </w:rPr>
          <w:tab/>
        </w:r>
        <w:r>
          <w:rPr>
            <w:noProof/>
            <w:webHidden/>
          </w:rPr>
          <w:fldChar w:fldCharType="begin"/>
        </w:r>
        <w:r>
          <w:rPr>
            <w:noProof/>
            <w:webHidden/>
          </w:rPr>
          <w:instrText xml:space="preserve"> PAGEREF _Toc241232090 \h </w:instrText>
        </w:r>
        <w:r>
          <w:rPr>
            <w:noProof/>
            <w:webHidden/>
          </w:rPr>
        </w:r>
        <w:r>
          <w:rPr>
            <w:noProof/>
            <w:webHidden/>
          </w:rPr>
          <w:fldChar w:fldCharType="separate"/>
        </w:r>
        <w:r>
          <w:rPr>
            <w:noProof/>
            <w:webHidden/>
          </w:rPr>
          <w:t>4</w:t>
        </w:r>
        <w:r>
          <w:rPr>
            <w:noProof/>
            <w:webHidden/>
          </w:rPr>
          <w:fldChar w:fldCharType="end"/>
        </w:r>
      </w:hyperlink>
    </w:p>
    <w:p w:rsidR="00D67E16" w:rsidRDefault="00D67E16" w14:paraId="1C2831B2" w14:textId="1A3E4B33">
      <w:pPr>
        <w:pStyle w:val="TOC1"/>
        <w:tabs>
          <w:tab w:val="left" w:pos="440"/>
          <w:tab w:val="right" w:leader="dot" w:pos="9350"/>
        </w:tabs>
        <w:rPr>
          <w:rFonts w:eastAsiaTheme="minorEastAsia" w:cstheme="minorBidi"/>
          <w:b w:val="0"/>
          <w:bCs w:val="0"/>
          <w:caps w:val="0"/>
          <w:noProof/>
          <w:sz w:val="22"/>
          <w:szCs w:val="22"/>
          <w:lang w:eastAsia="es-CO"/>
        </w:rPr>
      </w:pPr>
      <w:hyperlink w:history="1" w:anchor="_Toc241232091">
        <w:r w:rsidRPr="0081302B">
          <w:rPr>
            <w:rStyle w:val="Hyperlink"/>
            <w:noProof/>
          </w:rPr>
          <w:t>3.</w:t>
        </w:r>
        <w:r>
          <w:rPr>
            <w:rFonts w:eastAsiaTheme="minorEastAsia" w:cstheme="minorBidi"/>
            <w:b w:val="0"/>
            <w:bCs w:val="0"/>
            <w:caps w:val="0"/>
            <w:noProof/>
            <w:sz w:val="22"/>
            <w:szCs w:val="22"/>
            <w:lang w:eastAsia="es-CO"/>
          </w:rPr>
          <w:tab/>
        </w:r>
        <w:r w:rsidRPr="0081302B">
          <w:rPr>
            <w:rStyle w:val="Hyperlink"/>
            <w:noProof/>
          </w:rPr>
          <w:t>Objetivos</w:t>
        </w:r>
        <w:r>
          <w:rPr>
            <w:noProof/>
            <w:webHidden/>
          </w:rPr>
          <w:tab/>
        </w:r>
        <w:r>
          <w:rPr>
            <w:noProof/>
            <w:webHidden/>
          </w:rPr>
          <w:fldChar w:fldCharType="begin"/>
        </w:r>
        <w:r>
          <w:rPr>
            <w:noProof/>
            <w:webHidden/>
          </w:rPr>
          <w:instrText xml:space="preserve"> PAGEREF _Toc241232091 \h </w:instrText>
        </w:r>
        <w:r>
          <w:rPr>
            <w:noProof/>
            <w:webHidden/>
          </w:rPr>
        </w:r>
        <w:r>
          <w:rPr>
            <w:noProof/>
            <w:webHidden/>
          </w:rPr>
          <w:fldChar w:fldCharType="separate"/>
        </w:r>
        <w:r>
          <w:rPr>
            <w:noProof/>
            <w:webHidden/>
          </w:rPr>
          <w:t>5</w:t>
        </w:r>
        <w:r>
          <w:rPr>
            <w:noProof/>
            <w:webHidden/>
          </w:rPr>
          <w:fldChar w:fldCharType="end"/>
        </w:r>
      </w:hyperlink>
    </w:p>
    <w:p w:rsidR="00D67E16" w:rsidRDefault="00D67E16" w14:paraId="4D074A70" w14:textId="40637CE1">
      <w:pPr>
        <w:pStyle w:val="TOC2"/>
        <w:tabs>
          <w:tab w:val="left" w:pos="880"/>
          <w:tab w:val="right" w:leader="dot" w:pos="9350"/>
        </w:tabs>
        <w:rPr>
          <w:rFonts w:eastAsiaTheme="minorEastAsia" w:cstheme="minorBidi"/>
          <w:smallCaps w:val="0"/>
          <w:noProof/>
          <w:sz w:val="22"/>
          <w:szCs w:val="22"/>
          <w:lang w:eastAsia="es-CO"/>
        </w:rPr>
      </w:pPr>
      <w:hyperlink w:history="1" w:anchor="_Toc241232092">
        <w:r w:rsidRPr="0081302B">
          <w:rPr>
            <w:rStyle w:val="Hyperlink"/>
            <w:noProof/>
          </w:rPr>
          <w:t>3.1</w:t>
        </w:r>
        <w:r>
          <w:rPr>
            <w:rFonts w:eastAsiaTheme="minorEastAsia" w:cstheme="minorBidi"/>
            <w:smallCaps w:val="0"/>
            <w:noProof/>
            <w:sz w:val="22"/>
            <w:szCs w:val="22"/>
            <w:lang w:eastAsia="es-CO"/>
          </w:rPr>
          <w:tab/>
        </w:r>
        <w:r w:rsidRPr="0081302B">
          <w:rPr>
            <w:rStyle w:val="Hyperlink"/>
            <w:noProof/>
          </w:rPr>
          <w:t>Objetivo general</w:t>
        </w:r>
        <w:r>
          <w:rPr>
            <w:noProof/>
            <w:webHidden/>
          </w:rPr>
          <w:tab/>
        </w:r>
        <w:r>
          <w:rPr>
            <w:noProof/>
            <w:webHidden/>
          </w:rPr>
          <w:fldChar w:fldCharType="begin"/>
        </w:r>
        <w:r>
          <w:rPr>
            <w:noProof/>
            <w:webHidden/>
          </w:rPr>
          <w:instrText xml:space="preserve"> PAGEREF _Toc241232092 \h </w:instrText>
        </w:r>
        <w:r>
          <w:rPr>
            <w:noProof/>
            <w:webHidden/>
          </w:rPr>
        </w:r>
        <w:r>
          <w:rPr>
            <w:noProof/>
            <w:webHidden/>
          </w:rPr>
          <w:fldChar w:fldCharType="separate"/>
        </w:r>
        <w:r>
          <w:rPr>
            <w:noProof/>
            <w:webHidden/>
          </w:rPr>
          <w:t>5</w:t>
        </w:r>
        <w:r>
          <w:rPr>
            <w:noProof/>
            <w:webHidden/>
          </w:rPr>
          <w:fldChar w:fldCharType="end"/>
        </w:r>
      </w:hyperlink>
    </w:p>
    <w:p w:rsidR="00D67E16" w:rsidRDefault="00D67E16" w14:paraId="2BBF7D2F" w14:textId="477F0169">
      <w:pPr>
        <w:pStyle w:val="TOC2"/>
        <w:tabs>
          <w:tab w:val="left" w:pos="880"/>
          <w:tab w:val="right" w:leader="dot" w:pos="9350"/>
        </w:tabs>
        <w:rPr>
          <w:rFonts w:eastAsiaTheme="minorEastAsia" w:cstheme="minorBidi"/>
          <w:smallCaps w:val="0"/>
          <w:noProof/>
          <w:sz w:val="22"/>
          <w:szCs w:val="22"/>
          <w:lang w:eastAsia="es-CO"/>
        </w:rPr>
      </w:pPr>
      <w:hyperlink w:history="1" w:anchor="_Toc241232093">
        <w:r w:rsidRPr="0081302B">
          <w:rPr>
            <w:rStyle w:val="Hyperlink"/>
            <w:noProof/>
          </w:rPr>
          <w:t>3.2</w:t>
        </w:r>
        <w:r>
          <w:rPr>
            <w:rFonts w:eastAsiaTheme="minorEastAsia" w:cstheme="minorBidi"/>
            <w:smallCaps w:val="0"/>
            <w:noProof/>
            <w:sz w:val="22"/>
            <w:szCs w:val="22"/>
            <w:lang w:eastAsia="es-CO"/>
          </w:rPr>
          <w:tab/>
        </w:r>
        <w:r w:rsidRPr="0081302B">
          <w:rPr>
            <w:rStyle w:val="Hyperlink"/>
            <w:noProof/>
          </w:rPr>
          <w:t>Objetivos específicos</w:t>
        </w:r>
        <w:r>
          <w:rPr>
            <w:noProof/>
            <w:webHidden/>
          </w:rPr>
          <w:tab/>
        </w:r>
        <w:r>
          <w:rPr>
            <w:noProof/>
            <w:webHidden/>
          </w:rPr>
          <w:fldChar w:fldCharType="begin"/>
        </w:r>
        <w:r>
          <w:rPr>
            <w:noProof/>
            <w:webHidden/>
          </w:rPr>
          <w:instrText xml:space="preserve"> PAGEREF _Toc241232093 \h </w:instrText>
        </w:r>
        <w:r>
          <w:rPr>
            <w:noProof/>
            <w:webHidden/>
          </w:rPr>
        </w:r>
        <w:r>
          <w:rPr>
            <w:noProof/>
            <w:webHidden/>
          </w:rPr>
          <w:fldChar w:fldCharType="separate"/>
        </w:r>
        <w:r>
          <w:rPr>
            <w:noProof/>
            <w:webHidden/>
          </w:rPr>
          <w:t>5</w:t>
        </w:r>
        <w:r>
          <w:rPr>
            <w:noProof/>
            <w:webHidden/>
          </w:rPr>
          <w:fldChar w:fldCharType="end"/>
        </w:r>
      </w:hyperlink>
    </w:p>
    <w:p w:rsidR="00D67E16" w:rsidRDefault="00D67E16" w14:paraId="6C324D63" w14:textId="5566A150">
      <w:pPr>
        <w:pStyle w:val="TOC1"/>
        <w:tabs>
          <w:tab w:val="left" w:pos="440"/>
          <w:tab w:val="right" w:leader="dot" w:pos="9350"/>
        </w:tabs>
        <w:rPr>
          <w:rFonts w:eastAsiaTheme="minorEastAsia" w:cstheme="minorBidi"/>
          <w:b w:val="0"/>
          <w:bCs w:val="0"/>
          <w:caps w:val="0"/>
          <w:noProof/>
          <w:sz w:val="22"/>
          <w:szCs w:val="22"/>
          <w:lang w:eastAsia="es-CO"/>
        </w:rPr>
      </w:pPr>
      <w:hyperlink w:history="1" w:anchor="_Toc241232094">
        <w:r w:rsidRPr="0081302B">
          <w:rPr>
            <w:rStyle w:val="Hyperlink"/>
            <w:noProof/>
          </w:rPr>
          <w:t>4.</w:t>
        </w:r>
        <w:r>
          <w:rPr>
            <w:rFonts w:eastAsiaTheme="minorEastAsia" w:cstheme="minorBidi"/>
            <w:b w:val="0"/>
            <w:bCs w:val="0"/>
            <w:caps w:val="0"/>
            <w:noProof/>
            <w:sz w:val="22"/>
            <w:szCs w:val="22"/>
            <w:lang w:eastAsia="es-CO"/>
          </w:rPr>
          <w:tab/>
        </w:r>
        <w:r w:rsidRPr="0081302B">
          <w:rPr>
            <w:rStyle w:val="Hyperlink"/>
            <w:noProof/>
          </w:rPr>
          <w:t>Delimitación</w:t>
        </w:r>
        <w:r>
          <w:rPr>
            <w:noProof/>
            <w:webHidden/>
          </w:rPr>
          <w:tab/>
        </w:r>
        <w:r>
          <w:rPr>
            <w:noProof/>
            <w:webHidden/>
          </w:rPr>
          <w:fldChar w:fldCharType="begin"/>
        </w:r>
        <w:r>
          <w:rPr>
            <w:noProof/>
            <w:webHidden/>
          </w:rPr>
          <w:instrText xml:space="preserve"> PAGEREF _Toc241232094 \h </w:instrText>
        </w:r>
        <w:r>
          <w:rPr>
            <w:noProof/>
            <w:webHidden/>
          </w:rPr>
        </w:r>
        <w:r>
          <w:rPr>
            <w:noProof/>
            <w:webHidden/>
          </w:rPr>
          <w:fldChar w:fldCharType="separate"/>
        </w:r>
        <w:r>
          <w:rPr>
            <w:noProof/>
            <w:webHidden/>
          </w:rPr>
          <w:t>5</w:t>
        </w:r>
        <w:r>
          <w:rPr>
            <w:noProof/>
            <w:webHidden/>
          </w:rPr>
          <w:fldChar w:fldCharType="end"/>
        </w:r>
      </w:hyperlink>
    </w:p>
    <w:p w:rsidR="00D67E16" w:rsidRDefault="00D67E16" w14:paraId="60CFBC95" w14:textId="2DC9DD30">
      <w:pPr>
        <w:pStyle w:val="TOC2"/>
        <w:tabs>
          <w:tab w:val="left" w:pos="880"/>
          <w:tab w:val="right" w:leader="dot" w:pos="9350"/>
        </w:tabs>
        <w:rPr>
          <w:rFonts w:eastAsiaTheme="minorEastAsia" w:cstheme="minorBidi"/>
          <w:smallCaps w:val="0"/>
          <w:noProof/>
          <w:sz w:val="22"/>
          <w:szCs w:val="22"/>
          <w:lang w:eastAsia="es-CO"/>
        </w:rPr>
      </w:pPr>
      <w:hyperlink w:history="1" w:anchor="_Toc241232095">
        <w:r w:rsidRPr="0081302B">
          <w:rPr>
            <w:rStyle w:val="Hyperlink"/>
            <w:noProof/>
          </w:rPr>
          <w:t>4.1</w:t>
        </w:r>
        <w:r>
          <w:rPr>
            <w:rFonts w:eastAsiaTheme="minorEastAsia" w:cstheme="minorBidi"/>
            <w:smallCaps w:val="0"/>
            <w:noProof/>
            <w:sz w:val="22"/>
            <w:szCs w:val="22"/>
            <w:lang w:eastAsia="es-CO"/>
          </w:rPr>
          <w:tab/>
        </w:r>
        <w:r w:rsidRPr="0081302B">
          <w:rPr>
            <w:rStyle w:val="Hyperlink"/>
            <w:noProof/>
          </w:rPr>
          <w:t>Alcances</w:t>
        </w:r>
        <w:r>
          <w:rPr>
            <w:noProof/>
            <w:webHidden/>
          </w:rPr>
          <w:tab/>
        </w:r>
        <w:r>
          <w:rPr>
            <w:noProof/>
            <w:webHidden/>
          </w:rPr>
          <w:fldChar w:fldCharType="begin"/>
        </w:r>
        <w:r>
          <w:rPr>
            <w:noProof/>
            <w:webHidden/>
          </w:rPr>
          <w:instrText xml:space="preserve"> PAGEREF _Toc241232095 \h </w:instrText>
        </w:r>
        <w:r>
          <w:rPr>
            <w:noProof/>
            <w:webHidden/>
          </w:rPr>
        </w:r>
        <w:r>
          <w:rPr>
            <w:noProof/>
            <w:webHidden/>
          </w:rPr>
          <w:fldChar w:fldCharType="separate"/>
        </w:r>
        <w:r>
          <w:rPr>
            <w:noProof/>
            <w:webHidden/>
          </w:rPr>
          <w:t>5</w:t>
        </w:r>
        <w:r>
          <w:rPr>
            <w:noProof/>
            <w:webHidden/>
          </w:rPr>
          <w:fldChar w:fldCharType="end"/>
        </w:r>
      </w:hyperlink>
    </w:p>
    <w:p w:rsidR="00D67E16" w:rsidRDefault="00D67E16" w14:paraId="1C829671" w14:textId="0279C8DA">
      <w:pPr>
        <w:pStyle w:val="TOC2"/>
        <w:tabs>
          <w:tab w:val="left" w:pos="880"/>
          <w:tab w:val="right" w:leader="dot" w:pos="9350"/>
        </w:tabs>
        <w:rPr>
          <w:rFonts w:eastAsiaTheme="minorEastAsia" w:cstheme="minorBidi"/>
          <w:smallCaps w:val="0"/>
          <w:noProof/>
          <w:sz w:val="22"/>
          <w:szCs w:val="22"/>
          <w:lang w:eastAsia="es-CO"/>
        </w:rPr>
      </w:pPr>
      <w:hyperlink w:history="1" w:anchor="_Toc241232096">
        <w:r w:rsidRPr="0081302B">
          <w:rPr>
            <w:rStyle w:val="Hyperlink"/>
            <w:noProof/>
          </w:rPr>
          <w:t>4.2</w:t>
        </w:r>
        <w:r>
          <w:rPr>
            <w:rFonts w:eastAsiaTheme="minorEastAsia" w:cstheme="minorBidi"/>
            <w:smallCaps w:val="0"/>
            <w:noProof/>
            <w:sz w:val="22"/>
            <w:szCs w:val="22"/>
            <w:lang w:eastAsia="es-CO"/>
          </w:rPr>
          <w:tab/>
        </w:r>
        <w:r w:rsidRPr="0081302B">
          <w:rPr>
            <w:rStyle w:val="Hyperlink"/>
            <w:noProof/>
          </w:rPr>
          <w:t>Limitaciones</w:t>
        </w:r>
        <w:r>
          <w:rPr>
            <w:noProof/>
            <w:webHidden/>
          </w:rPr>
          <w:tab/>
        </w:r>
        <w:r>
          <w:rPr>
            <w:noProof/>
            <w:webHidden/>
          </w:rPr>
          <w:fldChar w:fldCharType="begin"/>
        </w:r>
        <w:r>
          <w:rPr>
            <w:noProof/>
            <w:webHidden/>
          </w:rPr>
          <w:instrText xml:space="preserve"> PAGEREF _Toc241232096 \h </w:instrText>
        </w:r>
        <w:r>
          <w:rPr>
            <w:noProof/>
            <w:webHidden/>
          </w:rPr>
        </w:r>
        <w:r>
          <w:rPr>
            <w:noProof/>
            <w:webHidden/>
          </w:rPr>
          <w:fldChar w:fldCharType="separate"/>
        </w:r>
        <w:r>
          <w:rPr>
            <w:noProof/>
            <w:webHidden/>
          </w:rPr>
          <w:t>6</w:t>
        </w:r>
        <w:r>
          <w:rPr>
            <w:noProof/>
            <w:webHidden/>
          </w:rPr>
          <w:fldChar w:fldCharType="end"/>
        </w:r>
      </w:hyperlink>
    </w:p>
    <w:p w:rsidR="00D67E16" w:rsidRDefault="00D67E16" w14:paraId="58D23F9F" w14:textId="4E736EB2">
      <w:pPr>
        <w:pStyle w:val="TOC2"/>
        <w:tabs>
          <w:tab w:val="left" w:pos="880"/>
          <w:tab w:val="right" w:leader="dot" w:pos="9350"/>
        </w:tabs>
        <w:rPr>
          <w:rFonts w:eastAsiaTheme="minorEastAsia" w:cstheme="minorBidi"/>
          <w:smallCaps w:val="0"/>
          <w:noProof/>
          <w:sz w:val="22"/>
          <w:szCs w:val="22"/>
          <w:lang w:eastAsia="es-CO"/>
        </w:rPr>
      </w:pPr>
      <w:hyperlink w:history="1" w:anchor="_Toc241232097">
        <w:r w:rsidRPr="0081302B">
          <w:rPr>
            <w:rStyle w:val="Hyperlink"/>
            <w:noProof/>
          </w:rPr>
          <w:t>4.3</w:t>
        </w:r>
        <w:r>
          <w:rPr>
            <w:rFonts w:eastAsiaTheme="minorEastAsia" w:cstheme="minorBidi"/>
            <w:smallCaps w:val="0"/>
            <w:noProof/>
            <w:sz w:val="22"/>
            <w:szCs w:val="22"/>
            <w:lang w:eastAsia="es-CO"/>
          </w:rPr>
          <w:tab/>
        </w:r>
        <w:r w:rsidRPr="0081302B">
          <w:rPr>
            <w:rStyle w:val="Hyperlink"/>
            <w:noProof/>
          </w:rPr>
          <w:t>Entregables</w:t>
        </w:r>
        <w:r>
          <w:rPr>
            <w:noProof/>
            <w:webHidden/>
          </w:rPr>
          <w:tab/>
        </w:r>
        <w:r>
          <w:rPr>
            <w:noProof/>
            <w:webHidden/>
          </w:rPr>
          <w:fldChar w:fldCharType="begin"/>
        </w:r>
        <w:r>
          <w:rPr>
            <w:noProof/>
            <w:webHidden/>
          </w:rPr>
          <w:instrText xml:space="preserve"> PAGEREF _Toc241232097 \h </w:instrText>
        </w:r>
        <w:r>
          <w:rPr>
            <w:noProof/>
            <w:webHidden/>
          </w:rPr>
        </w:r>
        <w:r>
          <w:rPr>
            <w:noProof/>
            <w:webHidden/>
          </w:rPr>
          <w:fldChar w:fldCharType="separate"/>
        </w:r>
        <w:r>
          <w:rPr>
            <w:noProof/>
            <w:webHidden/>
          </w:rPr>
          <w:t>6</w:t>
        </w:r>
        <w:r>
          <w:rPr>
            <w:noProof/>
            <w:webHidden/>
          </w:rPr>
          <w:fldChar w:fldCharType="end"/>
        </w:r>
      </w:hyperlink>
    </w:p>
    <w:p w:rsidR="00D67E16" w:rsidRDefault="00D67E16" w14:paraId="14DF970C" w14:textId="144D8DBF">
      <w:pPr>
        <w:pStyle w:val="TOC1"/>
        <w:tabs>
          <w:tab w:val="left" w:pos="440"/>
          <w:tab w:val="right" w:leader="dot" w:pos="9350"/>
        </w:tabs>
        <w:rPr>
          <w:rFonts w:eastAsiaTheme="minorEastAsia" w:cstheme="minorBidi"/>
          <w:b w:val="0"/>
          <w:bCs w:val="0"/>
          <w:caps w:val="0"/>
          <w:noProof/>
          <w:sz w:val="22"/>
          <w:szCs w:val="22"/>
          <w:lang w:eastAsia="es-CO"/>
        </w:rPr>
      </w:pPr>
      <w:hyperlink w:history="1" w:anchor="_Toc241232098">
        <w:r w:rsidRPr="0081302B">
          <w:rPr>
            <w:rStyle w:val="Hyperlink"/>
            <w:noProof/>
          </w:rPr>
          <w:t>5.</w:t>
        </w:r>
        <w:r>
          <w:rPr>
            <w:rFonts w:eastAsiaTheme="minorEastAsia" w:cstheme="minorBidi"/>
            <w:b w:val="0"/>
            <w:bCs w:val="0"/>
            <w:caps w:val="0"/>
            <w:noProof/>
            <w:sz w:val="22"/>
            <w:szCs w:val="22"/>
            <w:lang w:eastAsia="es-CO"/>
          </w:rPr>
          <w:tab/>
        </w:r>
        <w:r w:rsidRPr="0081302B">
          <w:rPr>
            <w:rStyle w:val="Hyperlink"/>
            <w:noProof/>
          </w:rPr>
          <w:t>Revisión bibliográfica para el diseño en ingeniería</w:t>
        </w:r>
        <w:r>
          <w:rPr>
            <w:noProof/>
            <w:webHidden/>
          </w:rPr>
          <w:tab/>
        </w:r>
        <w:r>
          <w:rPr>
            <w:noProof/>
            <w:webHidden/>
          </w:rPr>
          <w:fldChar w:fldCharType="begin"/>
        </w:r>
        <w:r>
          <w:rPr>
            <w:noProof/>
            <w:webHidden/>
          </w:rPr>
          <w:instrText xml:space="preserve"> PAGEREF _Toc241232098 \h </w:instrText>
        </w:r>
        <w:r>
          <w:rPr>
            <w:noProof/>
            <w:webHidden/>
          </w:rPr>
        </w:r>
        <w:r>
          <w:rPr>
            <w:noProof/>
            <w:webHidden/>
          </w:rPr>
          <w:fldChar w:fldCharType="separate"/>
        </w:r>
        <w:r>
          <w:rPr>
            <w:noProof/>
            <w:webHidden/>
          </w:rPr>
          <w:t>6</w:t>
        </w:r>
        <w:r>
          <w:rPr>
            <w:noProof/>
            <w:webHidden/>
          </w:rPr>
          <w:fldChar w:fldCharType="end"/>
        </w:r>
      </w:hyperlink>
    </w:p>
    <w:p w:rsidR="00D67E16" w:rsidRDefault="00D67E16" w14:paraId="60B26A7E" w14:textId="76BF0373">
      <w:pPr>
        <w:pStyle w:val="TOC2"/>
        <w:tabs>
          <w:tab w:val="left" w:pos="880"/>
          <w:tab w:val="right" w:leader="dot" w:pos="9350"/>
        </w:tabs>
        <w:rPr>
          <w:rFonts w:eastAsiaTheme="minorEastAsia" w:cstheme="minorBidi"/>
          <w:smallCaps w:val="0"/>
          <w:noProof/>
          <w:sz w:val="22"/>
          <w:szCs w:val="22"/>
          <w:lang w:eastAsia="es-CO"/>
        </w:rPr>
      </w:pPr>
      <w:hyperlink w:history="1" w:anchor="_Toc241232099">
        <w:r w:rsidRPr="0081302B">
          <w:rPr>
            <w:rStyle w:val="Hyperlink"/>
            <w:noProof/>
          </w:rPr>
          <w:t>5.1</w:t>
        </w:r>
        <w:r>
          <w:rPr>
            <w:rFonts w:eastAsiaTheme="minorEastAsia" w:cstheme="minorBidi"/>
            <w:smallCaps w:val="0"/>
            <w:noProof/>
            <w:sz w:val="22"/>
            <w:szCs w:val="22"/>
            <w:lang w:eastAsia="es-CO"/>
          </w:rPr>
          <w:tab/>
        </w:r>
        <w:r w:rsidRPr="0081302B">
          <w:rPr>
            <w:rStyle w:val="Hyperlink"/>
            <w:noProof/>
          </w:rPr>
          <w:t>Planteamiento del problema</w:t>
        </w:r>
        <w:r>
          <w:rPr>
            <w:noProof/>
            <w:webHidden/>
          </w:rPr>
          <w:tab/>
        </w:r>
        <w:r>
          <w:rPr>
            <w:noProof/>
            <w:webHidden/>
          </w:rPr>
          <w:fldChar w:fldCharType="begin"/>
        </w:r>
        <w:r>
          <w:rPr>
            <w:noProof/>
            <w:webHidden/>
          </w:rPr>
          <w:instrText xml:space="preserve"> PAGEREF _Toc241232099 \h </w:instrText>
        </w:r>
        <w:r>
          <w:rPr>
            <w:noProof/>
            <w:webHidden/>
          </w:rPr>
        </w:r>
        <w:r>
          <w:rPr>
            <w:noProof/>
            <w:webHidden/>
          </w:rPr>
          <w:fldChar w:fldCharType="separate"/>
        </w:r>
        <w:r>
          <w:rPr>
            <w:noProof/>
            <w:webHidden/>
          </w:rPr>
          <w:t>6</w:t>
        </w:r>
        <w:r>
          <w:rPr>
            <w:noProof/>
            <w:webHidden/>
          </w:rPr>
          <w:fldChar w:fldCharType="end"/>
        </w:r>
      </w:hyperlink>
    </w:p>
    <w:p w:rsidR="00D67E16" w:rsidRDefault="00D67E16" w14:paraId="37AC5A63" w14:textId="0474A7D9">
      <w:pPr>
        <w:pStyle w:val="TOC2"/>
        <w:tabs>
          <w:tab w:val="left" w:pos="880"/>
          <w:tab w:val="right" w:leader="dot" w:pos="9350"/>
        </w:tabs>
        <w:rPr>
          <w:rFonts w:eastAsiaTheme="minorEastAsia" w:cstheme="minorBidi"/>
          <w:smallCaps w:val="0"/>
          <w:noProof/>
          <w:sz w:val="22"/>
          <w:szCs w:val="22"/>
          <w:lang w:eastAsia="es-CO"/>
        </w:rPr>
      </w:pPr>
      <w:hyperlink w:history="1" w:anchor="_Toc241232100">
        <w:r w:rsidRPr="0081302B">
          <w:rPr>
            <w:rStyle w:val="Hyperlink"/>
            <w:noProof/>
          </w:rPr>
          <w:t>5.2</w:t>
        </w:r>
        <w:r>
          <w:rPr>
            <w:rFonts w:eastAsiaTheme="minorEastAsia" w:cstheme="minorBidi"/>
            <w:smallCaps w:val="0"/>
            <w:noProof/>
            <w:sz w:val="22"/>
            <w:szCs w:val="22"/>
            <w:lang w:eastAsia="es-CO"/>
          </w:rPr>
          <w:tab/>
        </w:r>
        <w:r w:rsidRPr="0081302B">
          <w:rPr>
            <w:rStyle w:val="Hyperlink"/>
            <w:noProof/>
          </w:rPr>
          <w:t>Descripción de avances tecnológicos</w:t>
        </w:r>
        <w:r>
          <w:rPr>
            <w:noProof/>
            <w:webHidden/>
          </w:rPr>
          <w:tab/>
        </w:r>
        <w:r>
          <w:rPr>
            <w:noProof/>
            <w:webHidden/>
          </w:rPr>
          <w:fldChar w:fldCharType="begin"/>
        </w:r>
        <w:r>
          <w:rPr>
            <w:noProof/>
            <w:webHidden/>
          </w:rPr>
          <w:instrText xml:space="preserve"> PAGEREF _Toc241232100 \h </w:instrText>
        </w:r>
        <w:r>
          <w:rPr>
            <w:noProof/>
            <w:webHidden/>
          </w:rPr>
        </w:r>
        <w:r>
          <w:rPr>
            <w:noProof/>
            <w:webHidden/>
          </w:rPr>
          <w:fldChar w:fldCharType="separate"/>
        </w:r>
        <w:r>
          <w:rPr>
            <w:noProof/>
            <w:webHidden/>
          </w:rPr>
          <w:t>7</w:t>
        </w:r>
        <w:r>
          <w:rPr>
            <w:noProof/>
            <w:webHidden/>
          </w:rPr>
          <w:fldChar w:fldCharType="end"/>
        </w:r>
      </w:hyperlink>
    </w:p>
    <w:p w:rsidR="00D67E16" w:rsidRDefault="00D67E16" w14:paraId="6A14500B" w14:textId="45970950">
      <w:pPr>
        <w:pStyle w:val="TOC1"/>
        <w:tabs>
          <w:tab w:val="left" w:pos="440"/>
          <w:tab w:val="right" w:leader="dot" w:pos="9350"/>
        </w:tabs>
        <w:rPr>
          <w:rFonts w:eastAsiaTheme="minorEastAsia" w:cstheme="minorBidi"/>
          <w:b w:val="0"/>
          <w:bCs w:val="0"/>
          <w:caps w:val="0"/>
          <w:noProof/>
          <w:sz w:val="22"/>
          <w:szCs w:val="22"/>
          <w:lang w:eastAsia="es-CO"/>
        </w:rPr>
      </w:pPr>
      <w:hyperlink w:history="1" w:anchor="_Toc241232101">
        <w:r w:rsidRPr="0081302B">
          <w:rPr>
            <w:rStyle w:val="Hyperlink"/>
            <w:noProof/>
          </w:rPr>
          <w:t>6.</w:t>
        </w:r>
        <w:r>
          <w:rPr>
            <w:rFonts w:eastAsiaTheme="minorEastAsia" w:cstheme="minorBidi"/>
            <w:b w:val="0"/>
            <w:bCs w:val="0"/>
            <w:caps w:val="0"/>
            <w:noProof/>
            <w:sz w:val="22"/>
            <w:szCs w:val="22"/>
            <w:lang w:eastAsia="es-CO"/>
          </w:rPr>
          <w:tab/>
        </w:r>
        <w:r w:rsidRPr="0081302B">
          <w:rPr>
            <w:rStyle w:val="Hyperlink"/>
            <w:noProof/>
          </w:rPr>
          <w:t>Descripción detallada del diseño en ingeniería</w:t>
        </w:r>
        <w:r>
          <w:rPr>
            <w:noProof/>
            <w:webHidden/>
          </w:rPr>
          <w:tab/>
        </w:r>
        <w:r>
          <w:rPr>
            <w:noProof/>
            <w:webHidden/>
          </w:rPr>
          <w:fldChar w:fldCharType="begin"/>
        </w:r>
        <w:r>
          <w:rPr>
            <w:noProof/>
            <w:webHidden/>
          </w:rPr>
          <w:instrText xml:space="preserve"> PAGEREF _Toc241232101 \h </w:instrText>
        </w:r>
        <w:r>
          <w:rPr>
            <w:noProof/>
            <w:webHidden/>
          </w:rPr>
        </w:r>
        <w:r>
          <w:rPr>
            <w:noProof/>
            <w:webHidden/>
          </w:rPr>
          <w:fldChar w:fldCharType="separate"/>
        </w:r>
        <w:r>
          <w:rPr>
            <w:noProof/>
            <w:webHidden/>
          </w:rPr>
          <w:t>9</w:t>
        </w:r>
        <w:r>
          <w:rPr>
            <w:noProof/>
            <w:webHidden/>
          </w:rPr>
          <w:fldChar w:fldCharType="end"/>
        </w:r>
      </w:hyperlink>
    </w:p>
    <w:p w:rsidR="00D67E16" w:rsidRDefault="00D67E16" w14:paraId="284FAC29" w14:textId="0DAF7BA0">
      <w:pPr>
        <w:pStyle w:val="TOC2"/>
        <w:tabs>
          <w:tab w:val="left" w:pos="880"/>
          <w:tab w:val="right" w:leader="dot" w:pos="9350"/>
        </w:tabs>
        <w:rPr>
          <w:rFonts w:eastAsiaTheme="minorEastAsia" w:cstheme="minorBidi"/>
          <w:smallCaps w:val="0"/>
          <w:noProof/>
          <w:sz w:val="22"/>
          <w:szCs w:val="22"/>
          <w:lang w:eastAsia="es-CO"/>
        </w:rPr>
      </w:pPr>
      <w:hyperlink w:history="1" w:anchor="_Toc241232102">
        <w:r w:rsidRPr="0081302B">
          <w:rPr>
            <w:rStyle w:val="Hyperlink"/>
            <w:noProof/>
          </w:rPr>
          <w:t>6.1</w:t>
        </w:r>
        <w:r>
          <w:rPr>
            <w:rFonts w:eastAsiaTheme="minorEastAsia" w:cstheme="minorBidi"/>
            <w:smallCaps w:val="0"/>
            <w:noProof/>
            <w:sz w:val="22"/>
            <w:szCs w:val="22"/>
            <w:lang w:eastAsia="es-CO"/>
          </w:rPr>
          <w:tab/>
        </w:r>
        <w:r w:rsidRPr="0081302B">
          <w:rPr>
            <w:rStyle w:val="Hyperlink"/>
            <w:noProof/>
          </w:rPr>
          <w:t>Problema</w:t>
        </w:r>
        <w:r>
          <w:rPr>
            <w:noProof/>
            <w:webHidden/>
          </w:rPr>
          <w:tab/>
        </w:r>
        <w:r>
          <w:rPr>
            <w:noProof/>
            <w:webHidden/>
          </w:rPr>
          <w:fldChar w:fldCharType="begin"/>
        </w:r>
        <w:r>
          <w:rPr>
            <w:noProof/>
            <w:webHidden/>
          </w:rPr>
          <w:instrText xml:space="preserve"> PAGEREF _Toc241232102 \h </w:instrText>
        </w:r>
        <w:r>
          <w:rPr>
            <w:noProof/>
            <w:webHidden/>
          </w:rPr>
        </w:r>
        <w:r>
          <w:rPr>
            <w:noProof/>
            <w:webHidden/>
          </w:rPr>
          <w:fldChar w:fldCharType="separate"/>
        </w:r>
        <w:r>
          <w:rPr>
            <w:noProof/>
            <w:webHidden/>
          </w:rPr>
          <w:t>9</w:t>
        </w:r>
        <w:r>
          <w:rPr>
            <w:noProof/>
            <w:webHidden/>
          </w:rPr>
          <w:fldChar w:fldCharType="end"/>
        </w:r>
      </w:hyperlink>
    </w:p>
    <w:p w:rsidR="00D67E16" w:rsidRDefault="00D67E16" w14:paraId="138C6588" w14:textId="7132C651">
      <w:pPr>
        <w:pStyle w:val="TOC2"/>
        <w:tabs>
          <w:tab w:val="left" w:pos="880"/>
          <w:tab w:val="right" w:leader="dot" w:pos="9350"/>
        </w:tabs>
        <w:rPr>
          <w:rFonts w:eastAsiaTheme="minorEastAsia" w:cstheme="minorBidi"/>
          <w:smallCaps w:val="0"/>
          <w:noProof/>
          <w:sz w:val="22"/>
          <w:szCs w:val="22"/>
          <w:lang w:eastAsia="es-CO"/>
        </w:rPr>
      </w:pPr>
      <w:hyperlink w:history="1" w:anchor="_Toc241232103">
        <w:r w:rsidRPr="0081302B">
          <w:rPr>
            <w:rStyle w:val="Hyperlink"/>
            <w:noProof/>
          </w:rPr>
          <w:t>6.2</w:t>
        </w:r>
        <w:r>
          <w:rPr>
            <w:rFonts w:eastAsiaTheme="minorEastAsia" w:cstheme="minorBidi"/>
            <w:smallCaps w:val="0"/>
            <w:noProof/>
            <w:sz w:val="22"/>
            <w:szCs w:val="22"/>
            <w:lang w:eastAsia="es-CO"/>
          </w:rPr>
          <w:tab/>
        </w:r>
        <w:r w:rsidRPr="0081302B">
          <w:rPr>
            <w:rStyle w:val="Hyperlink"/>
            <w:noProof/>
          </w:rPr>
          <w:t>Análisis de requerimientos del cliente, restricciones y factores</w:t>
        </w:r>
        <w:r>
          <w:rPr>
            <w:noProof/>
            <w:webHidden/>
          </w:rPr>
          <w:tab/>
        </w:r>
        <w:r>
          <w:rPr>
            <w:noProof/>
            <w:webHidden/>
          </w:rPr>
          <w:fldChar w:fldCharType="begin"/>
        </w:r>
        <w:r>
          <w:rPr>
            <w:noProof/>
            <w:webHidden/>
          </w:rPr>
          <w:instrText xml:space="preserve"> PAGEREF _Toc241232103 \h </w:instrText>
        </w:r>
        <w:r>
          <w:rPr>
            <w:noProof/>
            <w:webHidden/>
          </w:rPr>
        </w:r>
        <w:r>
          <w:rPr>
            <w:noProof/>
            <w:webHidden/>
          </w:rPr>
          <w:fldChar w:fldCharType="separate"/>
        </w:r>
        <w:r>
          <w:rPr>
            <w:noProof/>
            <w:webHidden/>
          </w:rPr>
          <w:t>9</w:t>
        </w:r>
        <w:r>
          <w:rPr>
            <w:noProof/>
            <w:webHidden/>
          </w:rPr>
          <w:fldChar w:fldCharType="end"/>
        </w:r>
      </w:hyperlink>
    </w:p>
    <w:p w:rsidR="00D67E16" w:rsidRDefault="00D67E16" w14:paraId="0C1FD492" w14:textId="53BB9B6E">
      <w:pPr>
        <w:pStyle w:val="TOC2"/>
        <w:tabs>
          <w:tab w:val="left" w:pos="880"/>
          <w:tab w:val="right" w:leader="dot" w:pos="9350"/>
        </w:tabs>
        <w:rPr>
          <w:rFonts w:eastAsiaTheme="minorEastAsia" w:cstheme="minorBidi"/>
          <w:smallCaps w:val="0"/>
          <w:noProof/>
          <w:sz w:val="22"/>
          <w:szCs w:val="22"/>
          <w:lang w:eastAsia="es-CO"/>
        </w:rPr>
      </w:pPr>
      <w:hyperlink w:history="1" w:anchor="_Toc241232104">
        <w:r w:rsidRPr="0081302B">
          <w:rPr>
            <w:rStyle w:val="Hyperlink"/>
            <w:noProof/>
          </w:rPr>
          <w:t>6.3</w:t>
        </w:r>
        <w:r>
          <w:rPr>
            <w:rFonts w:eastAsiaTheme="minorEastAsia" w:cstheme="minorBidi"/>
            <w:smallCaps w:val="0"/>
            <w:noProof/>
            <w:sz w:val="22"/>
            <w:szCs w:val="22"/>
            <w:lang w:eastAsia="es-CO"/>
          </w:rPr>
          <w:tab/>
        </w:r>
        <w:r w:rsidRPr="0081302B">
          <w:rPr>
            <w:rStyle w:val="Hyperlink"/>
            <w:noProof/>
          </w:rPr>
          <w:t>Estándares, normas y regulaciones</w:t>
        </w:r>
        <w:r>
          <w:rPr>
            <w:noProof/>
            <w:webHidden/>
          </w:rPr>
          <w:tab/>
        </w:r>
        <w:r>
          <w:rPr>
            <w:noProof/>
            <w:webHidden/>
          </w:rPr>
          <w:fldChar w:fldCharType="begin"/>
        </w:r>
        <w:r>
          <w:rPr>
            <w:noProof/>
            <w:webHidden/>
          </w:rPr>
          <w:instrText xml:space="preserve"> PAGEREF _Toc241232104 \h </w:instrText>
        </w:r>
        <w:r>
          <w:rPr>
            <w:noProof/>
            <w:webHidden/>
          </w:rPr>
        </w:r>
        <w:r>
          <w:rPr>
            <w:noProof/>
            <w:webHidden/>
          </w:rPr>
          <w:fldChar w:fldCharType="separate"/>
        </w:r>
        <w:r>
          <w:rPr>
            <w:noProof/>
            <w:webHidden/>
          </w:rPr>
          <w:t>9</w:t>
        </w:r>
        <w:r>
          <w:rPr>
            <w:noProof/>
            <w:webHidden/>
          </w:rPr>
          <w:fldChar w:fldCharType="end"/>
        </w:r>
      </w:hyperlink>
    </w:p>
    <w:p w:rsidR="00D67E16" w:rsidRDefault="00D67E16" w14:paraId="3C2AA76D" w14:textId="46254C97">
      <w:pPr>
        <w:pStyle w:val="TOC2"/>
        <w:tabs>
          <w:tab w:val="left" w:pos="880"/>
          <w:tab w:val="right" w:leader="dot" w:pos="9350"/>
        </w:tabs>
        <w:rPr>
          <w:rFonts w:eastAsiaTheme="minorEastAsia" w:cstheme="minorBidi"/>
          <w:smallCaps w:val="0"/>
          <w:noProof/>
          <w:sz w:val="22"/>
          <w:szCs w:val="22"/>
          <w:lang w:eastAsia="es-CO"/>
        </w:rPr>
      </w:pPr>
      <w:hyperlink w:history="1" w:anchor="_Toc241232105">
        <w:r w:rsidRPr="0081302B">
          <w:rPr>
            <w:rStyle w:val="Hyperlink"/>
            <w:noProof/>
          </w:rPr>
          <w:t>6.4</w:t>
        </w:r>
        <w:r>
          <w:rPr>
            <w:rFonts w:eastAsiaTheme="minorEastAsia" w:cstheme="minorBidi"/>
            <w:smallCaps w:val="0"/>
            <w:noProof/>
            <w:sz w:val="22"/>
            <w:szCs w:val="22"/>
            <w:lang w:eastAsia="es-CO"/>
          </w:rPr>
          <w:tab/>
        </w:r>
        <w:r w:rsidRPr="0081302B">
          <w:rPr>
            <w:rStyle w:val="Hyperlink"/>
            <w:noProof/>
          </w:rPr>
          <w:t>Alternativas de solución</w:t>
        </w:r>
        <w:r>
          <w:rPr>
            <w:noProof/>
            <w:webHidden/>
          </w:rPr>
          <w:tab/>
        </w:r>
        <w:r>
          <w:rPr>
            <w:noProof/>
            <w:webHidden/>
          </w:rPr>
          <w:fldChar w:fldCharType="begin"/>
        </w:r>
        <w:r>
          <w:rPr>
            <w:noProof/>
            <w:webHidden/>
          </w:rPr>
          <w:instrText xml:space="preserve"> PAGEREF _Toc241232105 \h </w:instrText>
        </w:r>
        <w:r>
          <w:rPr>
            <w:noProof/>
            <w:webHidden/>
          </w:rPr>
        </w:r>
        <w:r>
          <w:rPr>
            <w:noProof/>
            <w:webHidden/>
          </w:rPr>
          <w:fldChar w:fldCharType="separate"/>
        </w:r>
        <w:r>
          <w:rPr>
            <w:noProof/>
            <w:webHidden/>
          </w:rPr>
          <w:t>10</w:t>
        </w:r>
        <w:r>
          <w:rPr>
            <w:noProof/>
            <w:webHidden/>
          </w:rPr>
          <w:fldChar w:fldCharType="end"/>
        </w:r>
      </w:hyperlink>
    </w:p>
    <w:p w:rsidR="00D67E16" w:rsidRDefault="00D67E16" w14:paraId="4B65D7E4" w14:textId="25773AF0">
      <w:pPr>
        <w:pStyle w:val="TOC2"/>
        <w:tabs>
          <w:tab w:val="left" w:pos="880"/>
          <w:tab w:val="right" w:leader="dot" w:pos="9350"/>
        </w:tabs>
        <w:rPr>
          <w:rFonts w:eastAsiaTheme="minorEastAsia" w:cstheme="minorBidi"/>
          <w:smallCaps w:val="0"/>
          <w:noProof/>
          <w:sz w:val="22"/>
          <w:szCs w:val="22"/>
          <w:lang w:eastAsia="es-CO"/>
        </w:rPr>
      </w:pPr>
      <w:hyperlink w:history="1" w:anchor="_Toc241232106">
        <w:r w:rsidRPr="0081302B">
          <w:rPr>
            <w:rStyle w:val="Hyperlink"/>
            <w:noProof/>
          </w:rPr>
          <w:t>6.5</w:t>
        </w:r>
        <w:r>
          <w:rPr>
            <w:rFonts w:eastAsiaTheme="minorEastAsia" w:cstheme="minorBidi"/>
            <w:smallCaps w:val="0"/>
            <w:noProof/>
            <w:sz w:val="22"/>
            <w:szCs w:val="22"/>
            <w:lang w:eastAsia="es-CO"/>
          </w:rPr>
          <w:tab/>
        </w:r>
        <w:r w:rsidRPr="0081302B">
          <w:rPr>
            <w:rStyle w:val="Hyperlink"/>
            <w:noProof/>
          </w:rPr>
          <w:t>Evaluación y selección de la alternativa óptima</w:t>
        </w:r>
        <w:r>
          <w:rPr>
            <w:noProof/>
            <w:webHidden/>
          </w:rPr>
          <w:tab/>
        </w:r>
        <w:r>
          <w:rPr>
            <w:noProof/>
            <w:webHidden/>
          </w:rPr>
          <w:fldChar w:fldCharType="begin"/>
        </w:r>
        <w:r>
          <w:rPr>
            <w:noProof/>
            <w:webHidden/>
          </w:rPr>
          <w:instrText xml:space="preserve"> PAGEREF _Toc241232106 \h </w:instrText>
        </w:r>
        <w:r>
          <w:rPr>
            <w:noProof/>
            <w:webHidden/>
          </w:rPr>
        </w:r>
        <w:r>
          <w:rPr>
            <w:noProof/>
            <w:webHidden/>
          </w:rPr>
          <w:fldChar w:fldCharType="separate"/>
        </w:r>
        <w:r>
          <w:rPr>
            <w:noProof/>
            <w:webHidden/>
          </w:rPr>
          <w:t>11</w:t>
        </w:r>
        <w:r>
          <w:rPr>
            <w:noProof/>
            <w:webHidden/>
          </w:rPr>
          <w:fldChar w:fldCharType="end"/>
        </w:r>
      </w:hyperlink>
    </w:p>
    <w:p w:rsidR="00D67E16" w:rsidRDefault="00D67E16" w14:paraId="1D1810C2" w14:textId="5BD1D62A">
      <w:pPr>
        <w:pStyle w:val="TOC2"/>
        <w:tabs>
          <w:tab w:val="left" w:pos="880"/>
          <w:tab w:val="right" w:leader="dot" w:pos="9350"/>
        </w:tabs>
        <w:rPr>
          <w:rFonts w:eastAsiaTheme="minorEastAsia" w:cstheme="minorBidi"/>
          <w:smallCaps w:val="0"/>
          <w:noProof/>
          <w:sz w:val="22"/>
          <w:szCs w:val="22"/>
          <w:lang w:eastAsia="es-CO"/>
        </w:rPr>
      </w:pPr>
      <w:hyperlink w:history="1" w:anchor="_Toc241232107">
        <w:r w:rsidRPr="0081302B">
          <w:rPr>
            <w:rStyle w:val="Hyperlink"/>
            <w:noProof/>
          </w:rPr>
          <w:t>6.7</w:t>
        </w:r>
        <w:r>
          <w:rPr>
            <w:rFonts w:eastAsiaTheme="minorEastAsia" w:cstheme="minorBidi"/>
            <w:smallCaps w:val="0"/>
            <w:noProof/>
            <w:sz w:val="22"/>
            <w:szCs w:val="22"/>
            <w:lang w:eastAsia="es-CO"/>
          </w:rPr>
          <w:tab/>
        </w:r>
        <w:r w:rsidRPr="0081302B">
          <w:rPr>
            <w:rStyle w:val="Hyperlink"/>
            <w:noProof/>
          </w:rPr>
          <w:t>Análisis de riesgo del diseño definitivo</w:t>
        </w:r>
        <w:r>
          <w:rPr>
            <w:noProof/>
            <w:webHidden/>
          </w:rPr>
          <w:tab/>
        </w:r>
        <w:r>
          <w:rPr>
            <w:noProof/>
            <w:webHidden/>
          </w:rPr>
          <w:fldChar w:fldCharType="begin"/>
        </w:r>
        <w:r>
          <w:rPr>
            <w:noProof/>
            <w:webHidden/>
          </w:rPr>
          <w:instrText xml:space="preserve"> PAGEREF _Toc241232107 \h </w:instrText>
        </w:r>
        <w:r>
          <w:rPr>
            <w:noProof/>
            <w:webHidden/>
          </w:rPr>
        </w:r>
        <w:r>
          <w:rPr>
            <w:noProof/>
            <w:webHidden/>
          </w:rPr>
          <w:fldChar w:fldCharType="separate"/>
        </w:r>
        <w:r>
          <w:rPr>
            <w:noProof/>
            <w:webHidden/>
          </w:rPr>
          <w:t>12</w:t>
        </w:r>
        <w:r>
          <w:rPr>
            <w:noProof/>
            <w:webHidden/>
          </w:rPr>
          <w:fldChar w:fldCharType="end"/>
        </w:r>
      </w:hyperlink>
    </w:p>
    <w:p w:rsidR="00D67E16" w:rsidRDefault="00D67E16" w14:paraId="3F47AE87" w14:textId="20C664A9">
      <w:pPr>
        <w:pStyle w:val="TOC2"/>
        <w:tabs>
          <w:tab w:val="left" w:pos="880"/>
          <w:tab w:val="right" w:leader="dot" w:pos="9350"/>
        </w:tabs>
        <w:rPr>
          <w:rFonts w:eastAsiaTheme="minorEastAsia" w:cstheme="minorBidi"/>
          <w:smallCaps w:val="0"/>
          <w:noProof/>
          <w:sz w:val="22"/>
          <w:szCs w:val="22"/>
          <w:lang w:eastAsia="es-CO"/>
        </w:rPr>
      </w:pPr>
      <w:hyperlink w:history="1" w:anchor="_Toc241232108">
        <w:r w:rsidRPr="0081302B">
          <w:rPr>
            <w:rStyle w:val="Hyperlink"/>
            <w:noProof/>
          </w:rPr>
          <w:t>6.8</w:t>
        </w:r>
        <w:r>
          <w:rPr>
            <w:rFonts w:eastAsiaTheme="minorEastAsia" w:cstheme="minorBidi"/>
            <w:smallCaps w:val="0"/>
            <w:noProof/>
            <w:sz w:val="22"/>
            <w:szCs w:val="22"/>
            <w:lang w:eastAsia="es-CO"/>
          </w:rPr>
          <w:tab/>
        </w:r>
        <w:r w:rsidRPr="0081302B">
          <w:rPr>
            <w:rStyle w:val="Hyperlink"/>
            <w:noProof/>
          </w:rPr>
          <w:t>Diseño definitivo</w:t>
        </w:r>
        <w:r>
          <w:rPr>
            <w:noProof/>
            <w:webHidden/>
          </w:rPr>
          <w:tab/>
        </w:r>
        <w:r>
          <w:rPr>
            <w:noProof/>
            <w:webHidden/>
          </w:rPr>
          <w:fldChar w:fldCharType="begin"/>
        </w:r>
        <w:r>
          <w:rPr>
            <w:noProof/>
            <w:webHidden/>
          </w:rPr>
          <w:instrText xml:space="preserve"> PAGEREF _Toc241232108 \h </w:instrText>
        </w:r>
        <w:r>
          <w:rPr>
            <w:noProof/>
            <w:webHidden/>
          </w:rPr>
        </w:r>
        <w:r>
          <w:rPr>
            <w:noProof/>
            <w:webHidden/>
          </w:rPr>
          <w:fldChar w:fldCharType="separate"/>
        </w:r>
        <w:r>
          <w:rPr>
            <w:noProof/>
            <w:webHidden/>
          </w:rPr>
          <w:t>12</w:t>
        </w:r>
        <w:r>
          <w:rPr>
            <w:noProof/>
            <w:webHidden/>
          </w:rPr>
          <w:fldChar w:fldCharType="end"/>
        </w:r>
      </w:hyperlink>
    </w:p>
    <w:p w:rsidR="00D67E16" w:rsidRDefault="00D67E16" w14:paraId="3BFF58E5" w14:textId="02D528AE">
      <w:pPr>
        <w:pStyle w:val="TOC1"/>
        <w:tabs>
          <w:tab w:val="left" w:pos="440"/>
          <w:tab w:val="right" w:leader="dot" w:pos="9350"/>
        </w:tabs>
        <w:rPr>
          <w:rFonts w:eastAsiaTheme="minorEastAsia" w:cstheme="minorBidi"/>
          <w:b w:val="0"/>
          <w:bCs w:val="0"/>
          <w:caps w:val="0"/>
          <w:noProof/>
          <w:sz w:val="22"/>
          <w:szCs w:val="22"/>
          <w:lang w:eastAsia="es-CO"/>
        </w:rPr>
      </w:pPr>
      <w:hyperlink w:history="1" w:anchor="_Toc241232109">
        <w:r w:rsidRPr="0081302B">
          <w:rPr>
            <w:rStyle w:val="Hyperlink"/>
            <w:noProof/>
          </w:rPr>
          <w:t>7.</w:t>
        </w:r>
        <w:r>
          <w:rPr>
            <w:rFonts w:eastAsiaTheme="minorEastAsia" w:cstheme="minorBidi"/>
            <w:b w:val="0"/>
            <w:bCs w:val="0"/>
            <w:caps w:val="0"/>
            <w:noProof/>
            <w:sz w:val="22"/>
            <w:szCs w:val="22"/>
            <w:lang w:eastAsia="es-CO"/>
          </w:rPr>
          <w:tab/>
        </w:r>
        <w:r w:rsidRPr="0081302B">
          <w:rPr>
            <w:rStyle w:val="Hyperlink"/>
            <w:noProof/>
          </w:rPr>
          <w:t>Pruebas, resultados y análisis de resultados</w:t>
        </w:r>
        <w:r>
          <w:rPr>
            <w:noProof/>
            <w:webHidden/>
          </w:rPr>
          <w:tab/>
        </w:r>
        <w:r>
          <w:rPr>
            <w:noProof/>
            <w:webHidden/>
          </w:rPr>
          <w:fldChar w:fldCharType="begin"/>
        </w:r>
        <w:r>
          <w:rPr>
            <w:noProof/>
            <w:webHidden/>
          </w:rPr>
          <w:instrText xml:space="preserve"> PAGEREF _Toc241232109 \h </w:instrText>
        </w:r>
        <w:r>
          <w:rPr>
            <w:noProof/>
            <w:webHidden/>
          </w:rPr>
        </w:r>
        <w:r>
          <w:rPr>
            <w:noProof/>
            <w:webHidden/>
          </w:rPr>
          <w:fldChar w:fldCharType="separate"/>
        </w:r>
        <w:r>
          <w:rPr>
            <w:noProof/>
            <w:webHidden/>
          </w:rPr>
          <w:t>16</w:t>
        </w:r>
        <w:r>
          <w:rPr>
            <w:noProof/>
            <w:webHidden/>
          </w:rPr>
          <w:fldChar w:fldCharType="end"/>
        </w:r>
      </w:hyperlink>
    </w:p>
    <w:p w:rsidR="00D67E16" w:rsidRDefault="00D67E16" w14:paraId="4E021997" w14:textId="2EA52C33">
      <w:pPr>
        <w:pStyle w:val="TOC2"/>
        <w:tabs>
          <w:tab w:val="left" w:pos="880"/>
          <w:tab w:val="right" w:leader="dot" w:pos="9350"/>
        </w:tabs>
        <w:rPr>
          <w:rFonts w:eastAsiaTheme="minorEastAsia" w:cstheme="minorBidi"/>
          <w:smallCaps w:val="0"/>
          <w:noProof/>
          <w:sz w:val="22"/>
          <w:szCs w:val="22"/>
          <w:lang w:eastAsia="es-CO"/>
        </w:rPr>
      </w:pPr>
      <w:hyperlink w:history="1" w:anchor="_Toc241232110">
        <w:r w:rsidRPr="0081302B">
          <w:rPr>
            <w:rStyle w:val="Hyperlink"/>
            <w:noProof/>
          </w:rPr>
          <w:t>7.1</w:t>
        </w:r>
        <w:r>
          <w:rPr>
            <w:rFonts w:eastAsiaTheme="minorEastAsia" w:cstheme="minorBidi"/>
            <w:smallCaps w:val="0"/>
            <w:noProof/>
            <w:sz w:val="22"/>
            <w:szCs w:val="22"/>
            <w:lang w:eastAsia="es-CO"/>
          </w:rPr>
          <w:tab/>
        </w:r>
        <w:r w:rsidRPr="0081302B">
          <w:rPr>
            <w:rStyle w:val="Hyperlink"/>
            <w:noProof/>
          </w:rPr>
          <w:t>Planeación del diseño del experimento</w:t>
        </w:r>
        <w:r>
          <w:rPr>
            <w:noProof/>
            <w:webHidden/>
          </w:rPr>
          <w:tab/>
        </w:r>
        <w:r>
          <w:rPr>
            <w:noProof/>
            <w:webHidden/>
          </w:rPr>
          <w:fldChar w:fldCharType="begin"/>
        </w:r>
        <w:r>
          <w:rPr>
            <w:noProof/>
            <w:webHidden/>
          </w:rPr>
          <w:instrText xml:space="preserve"> PAGEREF _Toc241232110 \h </w:instrText>
        </w:r>
        <w:r>
          <w:rPr>
            <w:noProof/>
            <w:webHidden/>
          </w:rPr>
        </w:r>
        <w:r>
          <w:rPr>
            <w:noProof/>
            <w:webHidden/>
          </w:rPr>
          <w:fldChar w:fldCharType="separate"/>
        </w:r>
        <w:r>
          <w:rPr>
            <w:noProof/>
            <w:webHidden/>
          </w:rPr>
          <w:t>16</w:t>
        </w:r>
        <w:r>
          <w:rPr>
            <w:noProof/>
            <w:webHidden/>
          </w:rPr>
          <w:fldChar w:fldCharType="end"/>
        </w:r>
      </w:hyperlink>
    </w:p>
    <w:p w:rsidR="00D67E16" w:rsidRDefault="00D67E16" w14:paraId="419C8BE0" w14:textId="42F39984">
      <w:pPr>
        <w:pStyle w:val="TOC3"/>
        <w:tabs>
          <w:tab w:val="left" w:pos="1100"/>
          <w:tab w:val="right" w:leader="dot" w:pos="9350"/>
        </w:tabs>
        <w:rPr>
          <w:rFonts w:eastAsiaTheme="minorEastAsia" w:cstheme="minorBidi"/>
          <w:i w:val="0"/>
          <w:iCs w:val="0"/>
          <w:noProof/>
          <w:sz w:val="22"/>
          <w:szCs w:val="22"/>
          <w:lang w:eastAsia="es-CO"/>
        </w:rPr>
      </w:pPr>
      <w:hyperlink w:history="1" w:anchor="_Toc241232111">
        <w:r w:rsidRPr="0081302B">
          <w:rPr>
            <w:rStyle w:val="Hyperlink"/>
            <w:noProof/>
          </w:rPr>
          <w:t>7.1.1</w:t>
        </w:r>
        <w:r>
          <w:rPr>
            <w:rFonts w:eastAsiaTheme="minorEastAsia" w:cstheme="minorBidi"/>
            <w:i w:val="0"/>
            <w:iCs w:val="0"/>
            <w:noProof/>
            <w:sz w:val="22"/>
            <w:szCs w:val="22"/>
            <w:lang w:eastAsia="es-CO"/>
          </w:rPr>
          <w:tab/>
        </w:r>
        <w:r w:rsidRPr="0081302B">
          <w:rPr>
            <w:rStyle w:val="Hyperlink"/>
            <w:noProof/>
          </w:rPr>
          <w:t>Instrumentación y validación</w:t>
        </w:r>
        <w:r>
          <w:rPr>
            <w:noProof/>
            <w:webHidden/>
          </w:rPr>
          <w:tab/>
        </w:r>
        <w:r>
          <w:rPr>
            <w:noProof/>
            <w:webHidden/>
          </w:rPr>
          <w:fldChar w:fldCharType="begin"/>
        </w:r>
        <w:r>
          <w:rPr>
            <w:noProof/>
            <w:webHidden/>
          </w:rPr>
          <w:instrText xml:space="preserve"> PAGEREF _Toc241232111 \h </w:instrText>
        </w:r>
        <w:r>
          <w:rPr>
            <w:noProof/>
            <w:webHidden/>
          </w:rPr>
        </w:r>
        <w:r>
          <w:rPr>
            <w:noProof/>
            <w:webHidden/>
          </w:rPr>
          <w:fldChar w:fldCharType="separate"/>
        </w:r>
        <w:r>
          <w:rPr>
            <w:noProof/>
            <w:webHidden/>
          </w:rPr>
          <w:t>16</w:t>
        </w:r>
        <w:r>
          <w:rPr>
            <w:noProof/>
            <w:webHidden/>
          </w:rPr>
          <w:fldChar w:fldCharType="end"/>
        </w:r>
      </w:hyperlink>
    </w:p>
    <w:p w:rsidR="00D67E16" w:rsidRDefault="00D67E16" w14:paraId="2DAED7EF" w14:textId="2ED7C2E7">
      <w:pPr>
        <w:pStyle w:val="TOC3"/>
        <w:tabs>
          <w:tab w:val="left" w:pos="1100"/>
          <w:tab w:val="right" w:leader="dot" w:pos="9350"/>
        </w:tabs>
        <w:rPr>
          <w:rFonts w:eastAsiaTheme="minorEastAsia" w:cstheme="minorBidi"/>
          <w:i w:val="0"/>
          <w:iCs w:val="0"/>
          <w:noProof/>
          <w:sz w:val="22"/>
          <w:szCs w:val="22"/>
          <w:lang w:eastAsia="es-CO"/>
        </w:rPr>
      </w:pPr>
      <w:hyperlink w:history="1" w:anchor="_Toc241232112">
        <w:r w:rsidRPr="0081302B">
          <w:rPr>
            <w:rStyle w:val="Hyperlink"/>
            <w:noProof/>
          </w:rPr>
          <w:t>7.1.2</w:t>
        </w:r>
        <w:r>
          <w:rPr>
            <w:rFonts w:eastAsiaTheme="minorEastAsia" w:cstheme="minorBidi"/>
            <w:i w:val="0"/>
            <w:iCs w:val="0"/>
            <w:noProof/>
            <w:sz w:val="22"/>
            <w:szCs w:val="22"/>
            <w:lang w:eastAsia="es-CO"/>
          </w:rPr>
          <w:tab/>
        </w:r>
        <w:r w:rsidRPr="0081302B">
          <w:rPr>
            <w:rStyle w:val="Hyperlink"/>
            <w:noProof/>
          </w:rPr>
          <w:t>Marco normativo de las pruebas</w:t>
        </w:r>
        <w:r>
          <w:rPr>
            <w:noProof/>
            <w:webHidden/>
          </w:rPr>
          <w:tab/>
        </w:r>
        <w:r>
          <w:rPr>
            <w:noProof/>
            <w:webHidden/>
          </w:rPr>
          <w:fldChar w:fldCharType="begin"/>
        </w:r>
        <w:r>
          <w:rPr>
            <w:noProof/>
            <w:webHidden/>
          </w:rPr>
          <w:instrText xml:space="preserve"> PAGEREF _Toc241232112 \h </w:instrText>
        </w:r>
        <w:r>
          <w:rPr>
            <w:noProof/>
            <w:webHidden/>
          </w:rPr>
        </w:r>
        <w:r>
          <w:rPr>
            <w:noProof/>
            <w:webHidden/>
          </w:rPr>
          <w:fldChar w:fldCharType="separate"/>
        </w:r>
        <w:r>
          <w:rPr>
            <w:noProof/>
            <w:webHidden/>
          </w:rPr>
          <w:t>16</w:t>
        </w:r>
        <w:r>
          <w:rPr>
            <w:noProof/>
            <w:webHidden/>
          </w:rPr>
          <w:fldChar w:fldCharType="end"/>
        </w:r>
      </w:hyperlink>
    </w:p>
    <w:p w:rsidR="00D67E16" w:rsidRDefault="00D67E16" w14:paraId="279EB136" w14:textId="321C72CC">
      <w:pPr>
        <w:pStyle w:val="TOC2"/>
        <w:tabs>
          <w:tab w:val="left" w:pos="880"/>
          <w:tab w:val="right" w:leader="dot" w:pos="9350"/>
        </w:tabs>
        <w:rPr>
          <w:rFonts w:eastAsiaTheme="minorEastAsia" w:cstheme="minorBidi"/>
          <w:smallCaps w:val="0"/>
          <w:noProof/>
          <w:sz w:val="22"/>
          <w:szCs w:val="22"/>
          <w:lang w:eastAsia="es-CO"/>
        </w:rPr>
      </w:pPr>
      <w:hyperlink w:history="1" w:anchor="_Toc241232113">
        <w:r w:rsidRPr="0081302B">
          <w:rPr>
            <w:rStyle w:val="Hyperlink"/>
            <w:noProof/>
          </w:rPr>
          <w:t>7.2</w:t>
        </w:r>
        <w:r>
          <w:rPr>
            <w:rFonts w:eastAsiaTheme="minorEastAsia" w:cstheme="minorBidi"/>
            <w:smallCaps w:val="0"/>
            <w:noProof/>
            <w:sz w:val="22"/>
            <w:szCs w:val="22"/>
            <w:lang w:eastAsia="es-CO"/>
          </w:rPr>
          <w:tab/>
        </w:r>
        <w:r w:rsidRPr="0081302B">
          <w:rPr>
            <w:rStyle w:val="Hyperlink"/>
            <w:noProof/>
          </w:rPr>
          <w:t>Ejecución del plan experimental</w:t>
        </w:r>
        <w:r>
          <w:rPr>
            <w:noProof/>
            <w:webHidden/>
          </w:rPr>
          <w:tab/>
        </w:r>
        <w:r>
          <w:rPr>
            <w:noProof/>
            <w:webHidden/>
          </w:rPr>
          <w:fldChar w:fldCharType="begin"/>
        </w:r>
        <w:r>
          <w:rPr>
            <w:noProof/>
            <w:webHidden/>
          </w:rPr>
          <w:instrText xml:space="preserve"> PAGEREF _Toc241232113 \h </w:instrText>
        </w:r>
        <w:r>
          <w:rPr>
            <w:noProof/>
            <w:webHidden/>
          </w:rPr>
        </w:r>
        <w:r>
          <w:rPr>
            <w:noProof/>
            <w:webHidden/>
          </w:rPr>
          <w:fldChar w:fldCharType="separate"/>
        </w:r>
        <w:r>
          <w:rPr>
            <w:noProof/>
            <w:webHidden/>
          </w:rPr>
          <w:t>16</w:t>
        </w:r>
        <w:r>
          <w:rPr>
            <w:noProof/>
            <w:webHidden/>
          </w:rPr>
          <w:fldChar w:fldCharType="end"/>
        </w:r>
      </w:hyperlink>
    </w:p>
    <w:p w:rsidR="00D67E16" w:rsidRDefault="00D67E16" w14:paraId="0E011FBD" w14:textId="74F8CF49">
      <w:pPr>
        <w:pStyle w:val="TOC2"/>
        <w:tabs>
          <w:tab w:val="left" w:pos="880"/>
          <w:tab w:val="right" w:leader="dot" w:pos="9350"/>
        </w:tabs>
        <w:rPr>
          <w:rFonts w:eastAsiaTheme="minorEastAsia" w:cstheme="minorBidi"/>
          <w:smallCaps w:val="0"/>
          <w:noProof/>
          <w:sz w:val="22"/>
          <w:szCs w:val="22"/>
          <w:lang w:eastAsia="es-CO"/>
        </w:rPr>
      </w:pPr>
      <w:hyperlink w:history="1" w:anchor="_Toc241232114">
        <w:r w:rsidRPr="0081302B">
          <w:rPr>
            <w:rStyle w:val="Hyperlink"/>
            <w:noProof/>
          </w:rPr>
          <w:t>7.3</w:t>
        </w:r>
        <w:r>
          <w:rPr>
            <w:rFonts w:eastAsiaTheme="minorEastAsia" w:cstheme="minorBidi"/>
            <w:smallCaps w:val="0"/>
            <w:noProof/>
            <w:sz w:val="22"/>
            <w:szCs w:val="22"/>
            <w:lang w:eastAsia="es-CO"/>
          </w:rPr>
          <w:tab/>
        </w:r>
        <w:r w:rsidRPr="0081302B">
          <w:rPr>
            <w:rStyle w:val="Hyperlink"/>
            <w:noProof/>
          </w:rPr>
          <w:t>Resultados</w:t>
        </w:r>
        <w:r>
          <w:rPr>
            <w:noProof/>
            <w:webHidden/>
          </w:rPr>
          <w:tab/>
        </w:r>
        <w:r>
          <w:rPr>
            <w:noProof/>
            <w:webHidden/>
          </w:rPr>
          <w:fldChar w:fldCharType="begin"/>
        </w:r>
        <w:r>
          <w:rPr>
            <w:noProof/>
            <w:webHidden/>
          </w:rPr>
          <w:instrText xml:space="preserve"> PAGEREF _Toc241232114 \h </w:instrText>
        </w:r>
        <w:r>
          <w:rPr>
            <w:noProof/>
            <w:webHidden/>
          </w:rPr>
        </w:r>
        <w:r>
          <w:rPr>
            <w:noProof/>
            <w:webHidden/>
          </w:rPr>
          <w:fldChar w:fldCharType="separate"/>
        </w:r>
        <w:r>
          <w:rPr>
            <w:noProof/>
            <w:webHidden/>
          </w:rPr>
          <w:t>17</w:t>
        </w:r>
        <w:r>
          <w:rPr>
            <w:noProof/>
            <w:webHidden/>
          </w:rPr>
          <w:fldChar w:fldCharType="end"/>
        </w:r>
      </w:hyperlink>
    </w:p>
    <w:p w:rsidR="00D67E16" w:rsidRDefault="00D67E16" w14:paraId="5C2B5533" w14:textId="5E1F0259">
      <w:pPr>
        <w:pStyle w:val="TOC2"/>
        <w:tabs>
          <w:tab w:val="left" w:pos="880"/>
          <w:tab w:val="right" w:leader="dot" w:pos="9350"/>
        </w:tabs>
        <w:rPr>
          <w:rFonts w:eastAsiaTheme="minorEastAsia" w:cstheme="minorBidi"/>
          <w:smallCaps w:val="0"/>
          <w:noProof/>
          <w:sz w:val="22"/>
          <w:szCs w:val="22"/>
          <w:lang w:eastAsia="es-CO"/>
        </w:rPr>
      </w:pPr>
      <w:hyperlink w:history="1" w:anchor="_Toc241232115">
        <w:r w:rsidRPr="0081302B">
          <w:rPr>
            <w:rStyle w:val="Hyperlink"/>
            <w:noProof/>
          </w:rPr>
          <w:t>7.4</w:t>
        </w:r>
        <w:r>
          <w:rPr>
            <w:rFonts w:eastAsiaTheme="minorEastAsia" w:cstheme="minorBidi"/>
            <w:smallCaps w:val="0"/>
            <w:noProof/>
            <w:sz w:val="22"/>
            <w:szCs w:val="22"/>
            <w:lang w:eastAsia="es-CO"/>
          </w:rPr>
          <w:tab/>
        </w:r>
        <w:r w:rsidRPr="0081302B">
          <w:rPr>
            <w:rStyle w:val="Hyperlink"/>
            <w:noProof/>
          </w:rPr>
          <w:t>Análisis e interpretación de resultados</w:t>
        </w:r>
        <w:r>
          <w:rPr>
            <w:noProof/>
            <w:webHidden/>
          </w:rPr>
          <w:tab/>
        </w:r>
        <w:r>
          <w:rPr>
            <w:noProof/>
            <w:webHidden/>
          </w:rPr>
          <w:fldChar w:fldCharType="begin"/>
        </w:r>
        <w:r>
          <w:rPr>
            <w:noProof/>
            <w:webHidden/>
          </w:rPr>
          <w:instrText xml:space="preserve"> PAGEREF _Toc241232115 \h </w:instrText>
        </w:r>
        <w:r>
          <w:rPr>
            <w:noProof/>
            <w:webHidden/>
          </w:rPr>
        </w:r>
        <w:r>
          <w:rPr>
            <w:noProof/>
            <w:webHidden/>
          </w:rPr>
          <w:fldChar w:fldCharType="separate"/>
        </w:r>
        <w:r>
          <w:rPr>
            <w:noProof/>
            <w:webHidden/>
          </w:rPr>
          <w:t>20</w:t>
        </w:r>
        <w:r>
          <w:rPr>
            <w:noProof/>
            <w:webHidden/>
          </w:rPr>
          <w:fldChar w:fldCharType="end"/>
        </w:r>
      </w:hyperlink>
    </w:p>
    <w:p w:rsidR="00D67E16" w:rsidRDefault="00D67E16" w14:paraId="05706092" w14:textId="2DC58F94">
      <w:pPr>
        <w:pStyle w:val="TOC1"/>
        <w:tabs>
          <w:tab w:val="left" w:pos="440"/>
          <w:tab w:val="right" w:leader="dot" w:pos="9350"/>
        </w:tabs>
        <w:rPr>
          <w:rFonts w:eastAsiaTheme="minorEastAsia" w:cstheme="minorBidi"/>
          <w:b w:val="0"/>
          <w:bCs w:val="0"/>
          <w:caps w:val="0"/>
          <w:noProof/>
          <w:sz w:val="22"/>
          <w:szCs w:val="22"/>
          <w:lang w:eastAsia="es-CO"/>
        </w:rPr>
      </w:pPr>
      <w:hyperlink w:history="1" w:anchor="_Toc241232116">
        <w:r w:rsidRPr="0081302B">
          <w:rPr>
            <w:rStyle w:val="Hyperlink"/>
            <w:noProof/>
          </w:rPr>
          <w:t>8.</w:t>
        </w:r>
        <w:r>
          <w:rPr>
            <w:rFonts w:eastAsiaTheme="minorEastAsia" w:cstheme="minorBidi"/>
            <w:b w:val="0"/>
            <w:bCs w:val="0"/>
            <w:caps w:val="0"/>
            <w:noProof/>
            <w:sz w:val="22"/>
            <w:szCs w:val="22"/>
            <w:lang w:eastAsia="es-CO"/>
          </w:rPr>
          <w:tab/>
        </w:r>
        <w:r w:rsidRPr="0081302B">
          <w:rPr>
            <w:rStyle w:val="Hyperlink"/>
            <w:noProof/>
          </w:rPr>
          <w:t>Análisis de impacto del proyecto</w:t>
        </w:r>
        <w:r>
          <w:rPr>
            <w:noProof/>
            <w:webHidden/>
          </w:rPr>
          <w:tab/>
        </w:r>
        <w:r>
          <w:rPr>
            <w:noProof/>
            <w:webHidden/>
          </w:rPr>
          <w:fldChar w:fldCharType="begin"/>
        </w:r>
        <w:r>
          <w:rPr>
            <w:noProof/>
            <w:webHidden/>
          </w:rPr>
          <w:instrText xml:space="preserve"> PAGEREF _Toc241232116 \h </w:instrText>
        </w:r>
        <w:r>
          <w:rPr>
            <w:noProof/>
            <w:webHidden/>
          </w:rPr>
        </w:r>
        <w:r>
          <w:rPr>
            <w:noProof/>
            <w:webHidden/>
          </w:rPr>
          <w:fldChar w:fldCharType="separate"/>
        </w:r>
        <w:r>
          <w:rPr>
            <w:noProof/>
            <w:webHidden/>
          </w:rPr>
          <w:t>21</w:t>
        </w:r>
        <w:r>
          <w:rPr>
            <w:noProof/>
            <w:webHidden/>
          </w:rPr>
          <w:fldChar w:fldCharType="end"/>
        </w:r>
      </w:hyperlink>
    </w:p>
    <w:p w:rsidR="00D67E16" w:rsidRDefault="00D67E16" w14:paraId="433568C0" w14:textId="23E1300D">
      <w:pPr>
        <w:pStyle w:val="TOC2"/>
        <w:tabs>
          <w:tab w:val="left" w:pos="880"/>
          <w:tab w:val="right" w:leader="dot" w:pos="9350"/>
        </w:tabs>
        <w:rPr>
          <w:rFonts w:eastAsiaTheme="minorEastAsia" w:cstheme="minorBidi"/>
          <w:smallCaps w:val="0"/>
          <w:noProof/>
          <w:sz w:val="22"/>
          <w:szCs w:val="22"/>
          <w:lang w:eastAsia="es-CO"/>
        </w:rPr>
      </w:pPr>
      <w:hyperlink w:history="1" w:anchor="_Toc241232117">
        <w:r w:rsidRPr="0081302B">
          <w:rPr>
            <w:rStyle w:val="Hyperlink"/>
            <w:noProof/>
          </w:rPr>
          <w:t>8.1</w:t>
        </w:r>
        <w:r>
          <w:rPr>
            <w:rFonts w:eastAsiaTheme="minorEastAsia" w:cstheme="minorBidi"/>
            <w:smallCaps w:val="0"/>
            <w:noProof/>
            <w:sz w:val="22"/>
            <w:szCs w:val="22"/>
            <w:lang w:eastAsia="es-CO"/>
          </w:rPr>
          <w:tab/>
        </w:r>
        <w:r w:rsidRPr="0081302B">
          <w:rPr>
            <w:rStyle w:val="Hyperlink"/>
            <w:noProof/>
          </w:rPr>
          <w:t>Impacto social</w:t>
        </w:r>
        <w:r>
          <w:rPr>
            <w:noProof/>
            <w:webHidden/>
          </w:rPr>
          <w:tab/>
        </w:r>
        <w:r>
          <w:rPr>
            <w:noProof/>
            <w:webHidden/>
          </w:rPr>
          <w:fldChar w:fldCharType="begin"/>
        </w:r>
        <w:r>
          <w:rPr>
            <w:noProof/>
            <w:webHidden/>
          </w:rPr>
          <w:instrText xml:space="preserve"> PAGEREF _Toc241232117 \h </w:instrText>
        </w:r>
        <w:r>
          <w:rPr>
            <w:noProof/>
            <w:webHidden/>
          </w:rPr>
        </w:r>
        <w:r>
          <w:rPr>
            <w:noProof/>
            <w:webHidden/>
          </w:rPr>
          <w:fldChar w:fldCharType="separate"/>
        </w:r>
        <w:r>
          <w:rPr>
            <w:noProof/>
            <w:webHidden/>
          </w:rPr>
          <w:t>21</w:t>
        </w:r>
        <w:r>
          <w:rPr>
            <w:noProof/>
            <w:webHidden/>
          </w:rPr>
          <w:fldChar w:fldCharType="end"/>
        </w:r>
      </w:hyperlink>
    </w:p>
    <w:p w:rsidR="00D67E16" w:rsidRDefault="00D67E16" w14:paraId="730071ED" w14:textId="75E44992">
      <w:pPr>
        <w:pStyle w:val="TOC2"/>
        <w:tabs>
          <w:tab w:val="left" w:pos="880"/>
          <w:tab w:val="right" w:leader="dot" w:pos="9350"/>
        </w:tabs>
        <w:rPr>
          <w:rFonts w:eastAsiaTheme="minorEastAsia" w:cstheme="minorBidi"/>
          <w:smallCaps w:val="0"/>
          <w:noProof/>
          <w:sz w:val="22"/>
          <w:szCs w:val="22"/>
          <w:lang w:eastAsia="es-CO"/>
        </w:rPr>
      </w:pPr>
      <w:hyperlink w:history="1" w:anchor="_Toc241232118">
        <w:r w:rsidRPr="0081302B">
          <w:rPr>
            <w:rStyle w:val="Hyperlink"/>
            <w:noProof/>
          </w:rPr>
          <w:t>8.2</w:t>
        </w:r>
        <w:r>
          <w:rPr>
            <w:rFonts w:eastAsiaTheme="minorEastAsia" w:cstheme="minorBidi"/>
            <w:smallCaps w:val="0"/>
            <w:noProof/>
            <w:sz w:val="22"/>
            <w:szCs w:val="22"/>
            <w:lang w:eastAsia="es-CO"/>
          </w:rPr>
          <w:tab/>
        </w:r>
        <w:r w:rsidRPr="0081302B">
          <w:rPr>
            <w:rStyle w:val="Hyperlink"/>
            <w:noProof/>
          </w:rPr>
          <w:t>Impacto ambiental</w:t>
        </w:r>
        <w:r>
          <w:rPr>
            <w:noProof/>
            <w:webHidden/>
          </w:rPr>
          <w:tab/>
        </w:r>
        <w:r>
          <w:rPr>
            <w:noProof/>
            <w:webHidden/>
          </w:rPr>
          <w:fldChar w:fldCharType="begin"/>
        </w:r>
        <w:r>
          <w:rPr>
            <w:noProof/>
            <w:webHidden/>
          </w:rPr>
          <w:instrText xml:space="preserve"> PAGEREF _Toc241232118 \h </w:instrText>
        </w:r>
        <w:r>
          <w:rPr>
            <w:noProof/>
            <w:webHidden/>
          </w:rPr>
        </w:r>
        <w:r>
          <w:rPr>
            <w:noProof/>
            <w:webHidden/>
          </w:rPr>
          <w:fldChar w:fldCharType="separate"/>
        </w:r>
        <w:r>
          <w:rPr>
            <w:noProof/>
            <w:webHidden/>
          </w:rPr>
          <w:t>21</w:t>
        </w:r>
        <w:r>
          <w:rPr>
            <w:noProof/>
            <w:webHidden/>
          </w:rPr>
          <w:fldChar w:fldCharType="end"/>
        </w:r>
      </w:hyperlink>
    </w:p>
    <w:p w:rsidR="00D67E16" w:rsidRDefault="00D67E16" w14:paraId="731F8BAD" w14:textId="12F3459B">
      <w:pPr>
        <w:pStyle w:val="TOC2"/>
        <w:tabs>
          <w:tab w:val="left" w:pos="880"/>
          <w:tab w:val="right" w:leader="dot" w:pos="9350"/>
        </w:tabs>
        <w:rPr>
          <w:rFonts w:eastAsiaTheme="minorEastAsia" w:cstheme="minorBidi"/>
          <w:smallCaps w:val="0"/>
          <w:noProof/>
          <w:sz w:val="22"/>
          <w:szCs w:val="22"/>
          <w:lang w:eastAsia="es-CO"/>
        </w:rPr>
      </w:pPr>
      <w:hyperlink w:history="1" w:anchor="_Toc241232119">
        <w:r w:rsidRPr="0081302B">
          <w:rPr>
            <w:rStyle w:val="Hyperlink"/>
            <w:noProof/>
          </w:rPr>
          <w:t>8.3</w:t>
        </w:r>
        <w:r>
          <w:rPr>
            <w:rFonts w:eastAsiaTheme="minorEastAsia" w:cstheme="minorBidi"/>
            <w:smallCaps w:val="0"/>
            <w:noProof/>
            <w:sz w:val="22"/>
            <w:szCs w:val="22"/>
            <w:lang w:eastAsia="es-CO"/>
          </w:rPr>
          <w:tab/>
        </w:r>
        <w:r w:rsidRPr="0081302B">
          <w:rPr>
            <w:rStyle w:val="Hyperlink"/>
            <w:noProof/>
          </w:rPr>
          <w:t>Impacto legal y regulatorio</w:t>
        </w:r>
        <w:r>
          <w:rPr>
            <w:noProof/>
            <w:webHidden/>
          </w:rPr>
          <w:tab/>
        </w:r>
        <w:r>
          <w:rPr>
            <w:noProof/>
            <w:webHidden/>
          </w:rPr>
          <w:fldChar w:fldCharType="begin"/>
        </w:r>
        <w:r>
          <w:rPr>
            <w:noProof/>
            <w:webHidden/>
          </w:rPr>
          <w:instrText xml:space="preserve"> PAGEREF _Toc241232119 \h </w:instrText>
        </w:r>
        <w:r>
          <w:rPr>
            <w:noProof/>
            <w:webHidden/>
          </w:rPr>
        </w:r>
        <w:r>
          <w:rPr>
            <w:noProof/>
            <w:webHidden/>
          </w:rPr>
          <w:fldChar w:fldCharType="separate"/>
        </w:r>
        <w:r>
          <w:rPr>
            <w:noProof/>
            <w:webHidden/>
          </w:rPr>
          <w:t>21</w:t>
        </w:r>
        <w:r>
          <w:rPr>
            <w:noProof/>
            <w:webHidden/>
          </w:rPr>
          <w:fldChar w:fldCharType="end"/>
        </w:r>
      </w:hyperlink>
    </w:p>
    <w:p w:rsidR="00D67E16" w:rsidRDefault="00D67E16" w14:paraId="1C3E7259" w14:textId="7EFD53F1">
      <w:pPr>
        <w:pStyle w:val="TOC2"/>
        <w:tabs>
          <w:tab w:val="left" w:pos="880"/>
          <w:tab w:val="right" w:leader="dot" w:pos="9350"/>
        </w:tabs>
        <w:rPr>
          <w:rFonts w:eastAsiaTheme="minorEastAsia" w:cstheme="minorBidi"/>
          <w:smallCaps w:val="0"/>
          <w:noProof/>
          <w:sz w:val="22"/>
          <w:szCs w:val="22"/>
          <w:lang w:eastAsia="es-CO"/>
        </w:rPr>
      </w:pPr>
      <w:hyperlink w:history="1" w:anchor="_Toc241232120">
        <w:r w:rsidRPr="0081302B">
          <w:rPr>
            <w:rStyle w:val="Hyperlink"/>
            <w:noProof/>
          </w:rPr>
          <w:t>8.4</w:t>
        </w:r>
        <w:r>
          <w:rPr>
            <w:rFonts w:eastAsiaTheme="minorEastAsia" w:cstheme="minorBidi"/>
            <w:smallCaps w:val="0"/>
            <w:noProof/>
            <w:sz w:val="22"/>
            <w:szCs w:val="22"/>
            <w:lang w:eastAsia="es-CO"/>
          </w:rPr>
          <w:tab/>
        </w:r>
        <w:r w:rsidRPr="0081302B">
          <w:rPr>
            <w:rStyle w:val="Hyperlink"/>
            <w:noProof/>
          </w:rPr>
          <w:t>Impacto económico y financiero</w:t>
        </w:r>
        <w:r>
          <w:rPr>
            <w:noProof/>
            <w:webHidden/>
          </w:rPr>
          <w:tab/>
        </w:r>
        <w:r>
          <w:rPr>
            <w:noProof/>
            <w:webHidden/>
          </w:rPr>
          <w:fldChar w:fldCharType="begin"/>
        </w:r>
        <w:r>
          <w:rPr>
            <w:noProof/>
            <w:webHidden/>
          </w:rPr>
          <w:instrText xml:space="preserve"> PAGEREF _Toc241232120 \h </w:instrText>
        </w:r>
        <w:r>
          <w:rPr>
            <w:noProof/>
            <w:webHidden/>
          </w:rPr>
        </w:r>
        <w:r>
          <w:rPr>
            <w:noProof/>
            <w:webHidden/>
          </w:rPr>
          <w:fldChar w:fldCharType="separate"/>
        </w:r>
        <w:r>
          <w:rPr>
            <w:noProof/>
            <w:webHidden/>
          </w:rPr>
          <w:t>21</w:t>
        </w:r>
        <w:r>
          <w:rPr>
            <w:noProof/>
            <w:webHidden/>
          </w:rPr>
          <w:fldChar w:fldCharType="end"/>
        </w:r>
      </w:hyperlink>
    </w:p>
    <w:p w:rsidR="00D67E16" w:rsidRDefault="00D67E16" w14:paraId="22B5759C" w14:textId="24BAB8CB">
      <w:pPr>
        <w:pStyle w:val="TOC1"/>
        <w:tabs>
          <w:tab w:val="left" w:pos="440"/>
          <w:tab w:val="right" w:leader="dot" w:pos="9350"/>
        </w:tabs>
        <w:rPr>
          <w:rFonts w:eastAsiaTheme="minorEastAsia" w:cstheme="minorBidi"/>
          <w:b w:val="0"/>
          <w:bCs w:val="0"/>
          <w:caps w:val="0"/>
          <w:noProof/>
          <w:sz w:val="22"/>
          <w:szCs w:val="22"/>
          <w:lang w:eastAsia="es-CO"/>
        </w:rPr>
      </w:pPr>
      <w:hyperlink w:history="1" w:anchor="_Toc241232121">
        <w:r w:rsidRPr="0081302B">
          <w:rPr>
            <w:rStyle w:val="Hyperlink"/>
            <w:noProof/>
          </w:rPr>
          <w:t>9.</w:t>
        </w:r>
        <w:r>
          <w:rPr>
            <w:rFonts w:eastAsiaTheme="minorEastAsia" w:cstheme="minorBidi"/>
            <w:b w:val="0"/>
            <w:bCs w:val="0"/>
            <w:caps w:val="0"/>
            <w:noProof/>
            <w:sz w:val="22"/>
            <w:szCs w:val="22"/>
            <w:lang w:eastAsia="es-CO"/>
          </w:rPr>
          <w:tab/>
        </w:r>
        <w:r w:rsidRPr="0081302B">
          <w:rPr>
            <w:rStyle w:val="Hyperlink"/>
            <w:noProof/>
          </w:rPr>
          <w:t>Conclusiones y recomendaciones</w:t>
        </w:r>
        <w:r>
          <w:rPr>
            <w:noProof/>
            <w:webHidden/>
          </w:rPr>
          <w:tab/>
        </w:r>
        <w:r>
          <w:rPr>
            <w:noProof/>
            <w:webHidden/>
          </w:rPr>
          <w:fldChar w:fldCharType="begin"/>
        </w:r>
        <w:r>
          <w:rPr>
            <w:noProof/>
            <w:webHidden/>
          </w:rPr>
          <w:instrText xml:space="preserve"> PAGEREF _Toc241232121 \h </w:instrText>
        </w:r>
        <w:r>
          <w:rPr>
            <w:noProof/>
            <w:webHidden/>
          </w:rPr>
        </w:r>
        <w:r>
          <w:rPr>
            <w:noProof/>
            <w:webHidden/>
          </w:rPr>
          <w:fldChar w:fldCharType="separate"/>
        </w:r>
        <w:r>
          <w:rPr>
            <w:noProof/>
            <w:webHidden/>
          </w:rPr>
          <w:t>22</w:t>
        </w:r>
        <w:r>
          <w:rPr>
            <w:noProof/>
            <w:webHidden/>
          </w:rPr>
          <w:fldChar w:fldCharType="end"/>
        </w:r>
      </w:hyperlink>
    </w:p>
    <w:p w:rsidR="00D67E16" w:rsidRDefault="00D67E16" w14:paraId="266D9AC5" w14:textId="5B7A1F72">
      <w:pPr>
        <w:pStyle w:val="TOC1"/>
        <w:tabs>
          <w:tab w:val="left" w:pos="660"/>
          <w:tab w:val="right" w:leader="dot" w:pos="9350"/>
        </w:tabs>
        <w:rPr>
          <w:rFonts w:eastAsiaTheme="minorEastAsia" w:cstheme="minorBidi"/>
          <w:b w:val="0"/>
          <w:bCs w:val="0"/>
          <w:caps w:val="0"/>
          <w:noProof/>
          <w:sz w:val="22"/>
          <w:szCs w:val="22"/>
          <w:lang w:eastAsia="es-CO"/>
        </w:rPr>
      </w:pPr>
      <w:hyperlink w:history="1" w:anchor="_Toc241232122">
        <w:r w:rsidRPr="0081302B">
          <w:rPr>
            <w:rStyle w:val="Hyperlink"/>
            <w:noProof/>
          </w:rPr>
          <w:t>10.</w:t>
        </w:r>
        <w:r>
          <w:rPr>
            <w:rFonts w:eastAsiaTheme="minorEastAsia" w:cstheme="minorBidi"/>
            <w:b w:val="0"/>
            <w:bCs w:val="0"/>
            <w:caps w:val="0"/>
            <w:noProof/>
            <w:sz w:val="22"/>
            <w:szCs w:val="22"/>
            <w:lang w:eastAsia="es-CO"/>
          </w:rPr>
          <w:tab/>
        </w:r>
        <w:r w:rsidRPr="0081302B">
          <w:rPr>
            <w:rStyle w:val="Hyperlink"/>
            <w:noProof/>
          </w:rPr>
          <w:t>Bibliografía (formato IEEE)</w:t>
        </w:r>
        <w:r>
          <w:rPr>
            <w:noProof/>
            <w:webHidden/>
          </w:rPr>
          <w:tab/>
        </w:r>
        <w:r>
          <w:rPr>
            <w:noProof/>
            <w:webHidden/>
          </w:rPr>
          <w:fldChar w:fldCharType="begin"/>
        </w:r>
        <w:r>
          <w:rPr>
            <w:noProof/>
            <w:webHidden/>
          </w:rPr>
          <w:instrText xml:space="preserve"> PAGEREF _Toc241232122 \h </w:instrText>
        </w:r>
        <w:r>
          <w:rPr>
            <w:noProof/>
            <w:webHidden/>
          </w:rPr>
        </w:r>
        <w:r>
          <w:rPr>
            <w:noProof/>
            <w:webHidden/>
          </w:rPr>
          <w:fldChar w:fldCharType="separate"/>
        </w:r>
        <w:r>
          <w:rPr>
            <w:noProof/>
            <w:webHidden/>
          </w:rPr>
          <w:t>22</w:t>
        </w:r>
        <w:r>
          <w:rPr>
            <w:noProof/>
            <w:webHidden/>
          </w:rPr>
          <w:fldChar w:fldCharType="end"/>
        </w:r>
      </w:hyperlink>
    </w:p>
    <w:p w:rsidR="00D67E16" w:rsidRDefault="00D67E16" w14:paraId="55D73AC7" w14:textId="52941866">
      <w:pPr>
        <w:pStyle w:val="TOC1"/>
        <w:tabs>
          <w:tab w:val="left" w:pos="660"/>
          <w:tab w:val="right" w:leader="dot" w:pos="9350"/>
        </w:tabs>
        <w:rPr>
          <w:rFonts w:eastAsiaTheme="minorEastAsia" w:cstheme="minorBidi"/>
          <w:b w:val="0"/>
          <w:bCs w:val="0"/>
          <w:caps w:val="0"/>
          <w:noProof/>
          <w:sz w:val="22"/>
          <w:szCs w:val="22"/>
          <w:lang w:eastAsia="es-CO"/>
        </w:rPr>
      </w:pPr>
      <w:hyperlink w:history="1" w:anchor="_Toc241232123">
        <w:r w:rsidRPr="0081302B">
          <w:rPr>
            <w:rStyle w:val="Hyperlink"/>
            <w:noProof/>
          </w:rPr>
          <w:t>11.</w:t>
        </w:r>
        <w:r>
          <w:rPr>
            <w:rFonts w:eastAsiaTheme="minorEastAsia" w:cstheme="minorBidi"/>
            <w:b w:val="0"/>
            <w:bCs w:val="0"/>
            <w:caps w:val="0"/>
            <w:noProof/>
            <w:sz w:val="22"/>
            <w:szCs w:val="22"/>
            <w:lang w:eastAsia="es-CO"/>
          </w:rPr>
          <w:tab/>
        </w:r>
        <w:r w:rsidRPr="0081302B">
          <w:rPr>
            <w:rStyle w:val="Hyperlink"/>
            <w:noProof/>
          </w:rPr>
          <w:t>Anexos</w:t>
        </w:r>
        <w:r>
          <w:rPr>
            <w:noProof/>
            <w:webHidden/>
          </w:rPr>
          <w:tab/>
        </w:r>
        <w:r>
          <w:rPr>
            <w:noProof/>
            <w:webHidden/>
          </w:rPr>
          <w:fldChar w:fldCharType="begin"/>
        </w:r>
        <w:r>
          <w:rPr>
            <w:noProof/>
            <w:webHidden/>
          </w:rPr>
          <w:instrText xml:space="preserve"> PAGEREF _Toc241232123 \h </w:instrText>
        </w:r>
        <w:r>
          <w:rPr>
            <w:noProof/>
            <w:webHidden/>
          </w:rPr>
        </w:r>
        <w:r>
          <w:rPr>
            <w:noProof/>
            <w:webHidden/>
          </w:rPr>
          <w:fldChar w:fldCharType="separate"/>
        </w:r>
        <w:r>
          <w:rPr>
            <w:noProof/>
            <w:webHidden/>
          </w:rPr>
          <w:t>24</w:t>
        </w:r>
        <w:r>
          <w:rPr>
            <w:noProof/>
            <w:webHidden/>
          </w:rPr>
          <w:fldChar w:fldCharType="end"/>
        </w:r>
      </w:hyperlink>
    </w:p>
    <w:p w:rsidR="00024671" w:rsidP="00024671" w:rsidRDefault="00D97E7B" w14:paraId="309D874E" w14:textId="3CF6BB83">
      <w:pPr>
        <w:pStyle w:val="Heading1"/>
        <w:spacing w:before="0" w:after="0" w:line="20" w:lineRule="exact"/>
      </w:pPr>
      <w:r>
        <w:fldChar w:fldCharType="end"/>
      </w:r>
    </w:p>
    <w:p w:rsidR="00482E0E" w:rsidP="00F67BB1" w:rsidRDefault="00D67E16" w14:paraId="265C7DB9" w14:textId="77777777">
      <w:pPr>
        <w:pStyle w:val="Heading1"/>
        <w:keepNext/>
        <w:pageBreakBefore/>
        <w:numPr>
          <w:ilvl w:val="0"/>
          <w:numId w:val="4"/>
        </w:numPr>
        <w:spacing w:before="420"/>
      </w:pPr>
      <w:bookmarkStart w:name="_Toc240440230" w:id="4"/>
      <w:bookmarkStart w:name="_Toc241072107" w:id="5"/>
      <w:bookmarkStart w:name="_Toc241072473" w:id="6"/>
      <w:bookmarkStart w:name="_Toc241232086" w:id="7"/>
      <w:r>
        <w:t>Información principal del proyecto</w:t>
      </w:r>
      <w:bookmarkEnd w:id="4"/>
      <w:bookmarkEnd w:id="5"/>
      <w:bookmarkEnd w:id="6"/>
      <w:bookmarkEnd w:id="7"/>
    </w:p>
    <w:p w:rsidR="00482E0E" w:rsidP="00F67BB1" w:rsidRDefault="00D67E16" w14:paraId="454FF980" w14:textId="77777777">
      <w:pPr>
        <w:pStyle w:val="Heading2"/>
        <w:keepNext/>
        <w:numPr>
          <w:ilvl w:val="1"/>
          <w:numId w:val="4"/>
        </w:numPr>
        <w:spacing w:before="300"/>
      </w:pPr>
      <w:bookmarkStart w:name="_Toc240440231" w:id="8"/>
      <w:bookmarkStart w:name="_Toc241072108" w:id="9"/>
      <w:bookmarkStart w:name="_Toc241072474" w:id="10"/>
      <w:bookmarkStart w:name="_Toc241232087" w:id="11"/>
      <w:r>
        <w:t>Título del proyecto</w:t>
      </w:r>
      <w:bookmarkEnd w:id="8"/>
      <w:bookmarkEnd w:id="9"/>
      <w:bookmarkEnd w:id="10"/>
      <w:bookmarkEnd w:id="11"/>
    </w:p>
    <w:p w:rsidR="00EE526E" w:rsidRDefault="00D67E16" w14:paraId="28236E6E" w14:textId="77777777">
      <w:pPr>
        <w:spacing w:after="100"/>
        <w:jc w:val="both"/>
      </w:pPr>
      <w:r>
        <w:rPr>
          <w:b/>
        </w:rPr>
        <w:t>Diseño de una plataforma de procesamiento y analítica de datos para el pronóstico del precio de la energía y el apoyo en la toma de decisiones.</w:t>
      </w:r>
    </w:p>
    <w:p w:rsidR="00482E0E" w:rsidP="00F67BB1" w:rsidRDefault="00D67E16" w14:paraId="72503E03" w14:textId="77777777">
      <w:pPr>
        <w:pStyle w:val="Heading2"/>
        <w:keepNext/>
        <w:numPr>
          <w:ilvl w:val="1"/>
          <w:numId w:val="4"/>
        </w:numPr>
        <w:spacing w:before="300"/>
      </w:pPr>
      <w:bookmarkStart w:name="_Toc240440232" w:id="12"/>
      <w:bookmarkStart w:name="_Toc241072109" w:id="13"/>
      <w:bookmarkStart w:name="_Toc241072475" w:id="14"/>
      <w:bookmarkStart w:name="_Toc241232088" w:id="15"/>
      <w:r>
        <w:t>Resumen ejecutivo</w:t>
      </w:r>
      <w:bookmarkEnd w:id="12"/>
      <w:bookmarkEnd w:id="13"/>
      <w:bookmarkEnd w:id="14"/>
      <w:bookmarkEnd w:id="15"/>
    </w:p>
    <w:p w:rsidR="00EE526E" w:rsidRDefault="00D67E16" w14:paraId="0B67E0F2" w14:textId="317B6276">
      <w:pPr>
        <w:spacing w:after="100"/>
        <w:jc w:val="both"/>
      </w:pPr>
      <w:commentRangeStart w:id="1235784566"/>
      <w:r w:rsidRPr="571BBE60" w:rsidR="36EA05EC">
        <w:rPr>
          <w:b w:val="1"/>
          <w:bCs w:val="1"/>
        </w:rPr>
        <w:t>Resumen</w:t>
      </w:r>
      <w:commentRangeEnd w:id="1235784566"/>
      <w:r>
        <w:rPr>
          <w:rStyle w:val="CommentReference"/>
        </w:rPr>
        <w:commentReference w:id="1235784566"/>
      </w:r>
      <w:r w:rsidRPr="571BBE60" w:rsidR="36EA05EC">
        <w:rPr>
          <w:b w:val="1"/>
          <w:bCs w:val="1"/>
        </w:rPr>
        <w:t>.</w:t>
      </w:r>
      <w:r w:rsidR="36EA05EC">
        <w:rPr/>
        <w:t xml:space="preserve"> El precio de bolsa de la energía</w:t>
      </w:r>
      <w:ins w:author="Daniela Maria Charris Stand" w:date="2026-09-28T09:31:19.968Z" w16du:dateUtc="2026-09-28T09:31:19.968Z" w:id="797932071">
        <w:r w:rsidR="3F1A312D">
          <w:t xml:space="preserve"> eléctrica</w:t>
        </w:r>
      </w:ins>
      <w:r w:rsidR="36EA05EC">
        <w:rPr/>
        <w:t xml:space="preserve"> en Colombia se fija cada hora sobre una matriz mayor</w:t>
      </w:r>
      <w:r w:rsidR="36EA05EC">
        <w:rPr/>
        <w:t>itariamente hidroeléctrica [1] y puede aumentar significativamente</w:t>
      </w:r>
      <w:ins w:author="Daniela Maria Charris Stand" w:date="2026-09-28T09:34:12.479Z" w16du:dateUtc="2026-09-28T09:34:12.479Z" w:id="1572681968">
        <w:r w:rsidR="4444DEA7">
          <w:t>, prolongándose</w:t>
        </w:r>
        <w:r w:rsidR="76FFE1FA">
          <w:t xml:space="preserve"> este incremento </w:t>
        </w:r>
        <w:r w:rsidR="4444DEA7">
          <w:t>durante</w:t>
        </w:r>
      </w:ins>
      <w:del w:author="Daniela Maria Charris Stand" w:date="2026-09-28T09:34:13.038Z" w16du:dateUtc="2026-09-28T09:34:13.038Z" w:id="2021581923">
        <w:r w:rsidDel="36EA05EC">
          <w:delText xml:space="preserve"> en</w:delText>
        </w:r>
      </w:del>
      <w:ins w:author="Daniela Maria Charris Stand" w:date="2026-09-28T09:34:14.138Z" w16du:dateUtc="2026-09-28T09:34:14.138Z" w:id="1184967672">
        <w:r w:rsidR="388870AE">
          <w:t xml:space="preserve"> varias</w:t>
        </w:r>
      </w:ins>
      <w:r w:rsidR="36EA05EC">
        <w:rPr/>
        <w:t xml:space="preserve"> semanas </w:t>
      </w:r>
      <w:del w:author="Daniela Maria Charris Stand" w:date="2026-09-28T09:34:28.209Z" w16du:dateUtc="2026-09-28T09:34:28.209Z" w:id="1848644961">
        <w:r w:rsidDel="36EA05EC">
          <w:delText xml:space="preserve">durante </w:delText>
        </w:r>
      </w:del>
      <w:ins w:author="Daniela Maria Charris Stand" w:date="2026-09-28T09:34:29.513Z" w16du:dateUtc="2026-09-28T09:34:29.513Z" w:id="1111136089">
        <w:r w:rsidR="2DA9E408">
          <w:t>en presencia d</w:t>
        </w:r>
      </w:ins>
      <w:r w:rsidR="36EA05EC">
        <w:rPr/>
        <w:t xml:space="preserve">el fenómeno de El Niño. </w:t>
      </w:r>
      <w:del w:author="Daniela Maria Charris Stand" w:date="2026-09-28T09:35:24.179Z" w16du:dateUtc="2026-09-28T09:35:24.179Z" w:id="918426431">
        <w:r w:rsidDel="36EA05EC">
          <w:delText>Para intervenir</w:delText>
        </w:r>
      </w:del>
      <w:ins w:author="Daniela Maria Charris Stand" w:date="2026-09-28T09:35:24.758Z" w16du:dateUtc="2026-09-28T09:35:24.758Z" w:id="600826218">
        <w:r w:rsidR="4390AA2E">
          <w:t>Ante</w:t>
        </w:r>
      </w:ins>
      <w:r w:rsidR="36EA05EC">
        <w:rPr/>
        <w:t xml:space="preserve"> esta problemática</w:t>
      </w:r>
      <w:ins w:author="Daniela Maria Charris Stand" w:date="2026-09-28T09:35:32.542Z" w16du:dateUtc="2026-09-28T09:35:32.542Z" w:id="600633921">
        <w:r w:rsidR="421B7B43">
          <w:t>,</w:t>
        </w:r>
      </w:ins>
      <w:r w:rsidR="36EA05EC">
        <w:rPr/>
        <w:t xml:space="preserve"> se diseñó una plataforma </w:t>
      </w:r>
      <w:del w:author="Daniela Maria Charris Stand" w:date="2026-09-28T09:37:12.279Z" w16du:dateUtc="2026-09-28T09:37:12.279Z" w:id="1136132581">
        <w:r w:rsidDel="36EA05EC">
          <w:delText xml:space="preserve">que </w:delText>
        </w:r>
      </w:del>
      <w:ins w:author="Daniela Maria Charris Stand" w:date="2026-09-28T09:37:13.09Z" w16du:dateUtc="2026-09-28T09:37:13.09Z" w:id="1549344327">
        <w:r w:rsidR="2E6F766B">
          <w:t xml:space="preserve">para </w:t>
        </w:r>
      </w:ins>
      <w:r w:rsidR="36EA05EC">
        <w:rPr/>
        <w:t>adquier</w:t>
      </w:r>
      <w:del w:author="Daniela Maria Charris Stand" w:date="2026-09-28T09:37:14.78Z" w16du:dateUtc="2026-09-28T09:37:14.78Z" w:id="1496436888">
        <w:r w:rsidDel="36EA05EC">
          <w:delText>e</w:delText>
        </w:r>
      </w:del>
      <w:ins w:author="Daniela Maria Charris Stand" w:date="2026-09-28T09:37:14.903Z" w16du:dateUtc="2026-09-28T09:37:14.903Z" w:id="139296465">
        <w:r w:rsidR="59F067A9">
          <w:t>ir</w:t>
        </w:r>
      </w:ins>
      <w:r w:rsidR="36EA05EC">
        <w:rPr/>
        <w:t xml:space="preserve"> y sincroniza</w:t>
      </w:r>
      <w:ins w:author="Daniela Maria Charris Stand" w:date="2026-09-28T09:37:16.849Z" w16du:dateUtc="2026-09-28T09:37:16.849Z" w:id="1741940218">
        <w:r w:rsidR="24246D3D">
          <w:t>r</w:t>
        </w:r>
      </w:ins>
      <w:r w:rsidR="36EA05EC">
        <w:rPr/>
        <w:t xml:space="preserve"> </w:t>
      </w:r>
      <w:del w:author="Daniela Maria Charris Stand" w:date="2026-09-28T09:37:19.861Z" w16du:dateUtc="2026-09-28T09:37:19.861Z" w:id="870133338">
        <w:r w:rsidDel="36EA05EC">
          <w:delText xml:space="preserve">los </w:delText>
        </w:r>
      </w:del>
      <w:r w:rsidR="36EA05EC">
        <w:rPr/>
        <w:t>datos públicos de</w:t>
      </w:r>
      <w:ins w:author="Daniela Maria Charris Stand" w:date="2026-09-28T09:36:20.226Z" w16du:dateUtc="2026-09-28T09:36:20.226Z" w:id="1084103538">
        <w:r w:rsidR="3C44E9C5">
          <w:t>l</w:t>
        </w:r>
      </w:ins>
      <w:r w:rsidR="36EA05EC">
        <w:rPr/>
        <w:t xml:space="preserve"> </w:t>
      </w:r>
      <w:ins w:author="Daniela Maria Charris Stand" w:date="2026-09-28T09:36:50.269Z" w16du:dateUtc="2026-09-28T09:36:50.269Z" w:id="245391011">
        <w:r w:rsidR="5D5D464C">
          <w:t>mercado de energía</w:t>
        </w:r>
        <w:r w:rsidR="4840C94F">
          <w:t>, pr</w:t>
        </w:r>
      </w:ins>
      <w:ins w:author="Daniela Maria Charris Stand" w:date="2026-09-28T09:37:31.276Z" w16du:dateUtc="2026-09-28T09:37:31.276Z" w:id="681026997">
        <w:r w:rsidR="11BFB575">
          <w:t>oporcionados</w:t>
        </w:r>
      </w:ins>
      <w:ins w:author="Daniela Maria Charris Stand" w:date="2026-09-28T09:36:50.269Z" w16du:dateUtc="2026-09-28T09:36:50.269Z" w:id="1907923816">
        <w:r w:rsidR="4840C94F">
          <w:t xml:space="preserve"> </w:t>
        </w:r>
      </w:ins>
      <w:ins w:author="Daniela Maria Charris Stand" w:date="2026-09-28T09:37:32.769Z" w16du:dateUtc="2026-09-28T09:37:32.769Z" w:id="199992114">
        <w:r w:rsidR="0FCF6990">
          <w:t>por</w:t>
        </w:r>
      </w:ins>
      <w:ins w:author="Daniela Maria Charris Stand" w:date="2026-09-28T09:36:50.269Z" w16du:dateUtc="2026-09-28T09:36:50.269Z" w:id="1742038157">
        <w:r w:rsidR="4840C94F">
          <w:t xml:space="preserve"> </w:t>
        </w:r>
      </w:ins>
      <w:r w:rsidR="36EA05EC">
        <w:rPr/>
        <w:t>XM</w:t>
      </w:r>
      <w:ins w:author="Daniela Maria Charris Stand" w:date="2026-09-28T09:37:35.675Z" w16du:dateUtc="2026-09-28T09:37:35.675Z" w:id="947166125">
        <w:r w:rsidR="21902FC1">
          <w:t>,</w:t>
        </w:r>
      </w:ins>
      <w:r w:rsidR="36EA05EC">
        <w:rPr/>
        <w:t xml:space="preserve"> y</w:t>
      </w:r>
      <w:ins w:author="Daniela Maria Charris Stand" w:date="2026-09-28T09:37:39.514Z" w16du:dateUtc="2026-09-28T09:37:39.514Z" w:id="1970960399">
        <w:r w:rsidR="21902FC1">
          <w:t xml:space="preserve"> variables medioambienta</w:t>
        </w:r>
      </w:ins>
      <w:ins w:author="Daniela Maria Charris Stand" w:date="2026-09-28T09:38:49.846Z" w16du:dateUtc="2026-09-28T09:38:49.846Z" w:id="937917061">
        <w:r w:rsidR="6A7A2576">
          <w:t xml:space="preserve">les, </w:t>
        </w:r>
      </w:ins>
      <w:ins w:author="Daniela Maria Charris Stand" w:date="2026-09-28T09:39:15.369Z" w16du:dateUtc="2026-09-28T09:39:15.369Z" w:id="433106061">
        <w:r w:rsidR="6A7A2576">
          <w:t>obtenidas de</w:t>
        </w:r>
      </w:ins>
      <w:r w:rsidR="36EA05EC">
        <w:rPr/>
        <w:t xml:space="preserve"> NOAA</w:t>
      </w:r>
      <w:r w:rsidR="36EA05EC">
        <w:rPr/>
        <w:t xml:space="preserve">, </w:t>
      </w:r>
      <w:del w:author="Daniela Maria Charris Stand" w:date="2026-09-28T09:39:20.754Z" w16du:dateUtc="2026-09-28T09:39:20.754Z" w:id="876210664">
        <w:r w:rsidDel="36EA05EC">
          <w:delText xml:space="preserve">los </w:delText>
        </w:r>
      </w:del>
      <w:r w:rsidR="36EA05EC">
        <w:rPr/>
        <w:t>caracteriza</w:t>
      </w:r>
      <w:ins w:author="Daniela Maria Charris Stand" w:date="2026-09-28T09:39:23.124Z" w16du:dateUtc="2026-09-28T09:39:23.124Z" w:id="1484357742">
        <w:r w:rsidR="0019D69E">
          <w:t>rlos</w:t>
        </w:r>
      </w:ins>
      <w:r w:rsidR="36EA05EC">
        <w:rPr/>
        <w:t xml:space="preserve"> en</w:t>
      </w:r>
      <w:ins w:author="Daniela Maria Charris Stand" w:date="2026-09-28T09:39:28.161Z" w16du:dateUtc="2026-09-28T09:39:28.161Z" w:id="27830934">
        <w:r w:rsidR="34757BD7">
          <w:t xml:space="preserve"> los dominios</w:t>
        </w:r>
      </w:ins>
      <w:r w:rsidR="36EA05EC">
        <w:rPr/>
        <w:t xml:space="preserve"> t</w:t>
      </w:r>
      <w:del w:author="Daniela Maria Charris Stand" w:date="2026-09-28T09:39:29.981Z" w16du:dateUtc="2026-09-28T09:39:29.981Z" w:id="1961317714">
        <w:r w:rsidDel="36EA05EC">
          <w:delText>iempo</w:delText>
        </w:r>
      </w:del>
      <w:ins w:author="Daniela Maria Charris Stand" w:date="2026-09-28T09:39:30.528Z" w16du:dateUtc="2026-09-28T09:39:30.528Z" w:id="1467419526">
        <w:r w:rsidR="275C71D8">
          <w:t>emporal</w:t>
        </w:r>
      </w:ins>
      <w:r w:rsidR="36EA05EC">
        <w:rPr/>
        <w:t xml:space="preserve"> y </w:t>
      </w:r>
      <w:r w:rsidR="36EA05EC">
        <w:rPr/>
        <w:t>frecuencia</w:t>
      </w:r>
      <w:ins w:author="Daniela Maria Charris Stand" w:date="2026-09-28T09:39:33.665Z" w16du:dateUtc="2026-09-28T09:39:33.665Z" w:id="1947752390">
        <w:r w:rsidR="001BF7C7">
          <w:t>l</w:t>
        </w:r>
      </w:ins>
      <w:r w:rsidR="36EA05EC">
        <w:rPr/>
        <w:t xml:space="preserve"> y pronostic</w:t>
      </w:r>
      <w:r w:rsidR="36EA05EC">
        <w:rPr/>
        <w:t>a</w:t>
      </w:r>
      <w:ins w:author="Daniela Maria Charris Stand" w:date="2026-09-28T09:39:38.354Z" w16du:dateUtc="2026-09-28T09:39:38.354Z" w:id="1960731174">
        <w:r w:rsidR="0128FE2D">
          <w:t>r</w:t>
        </w:r>
      </w:ins>
      <w:r w:rsidR="36EA05EC">
        <w:rPr/>
        <w:t xml:space="preserve"> el precio</w:t>
      </w:r>
      <w:ins w:author="Daniela Maria Charris Stand" w:date="2026-09-28T09:39:47.929Z" w16du:dateUtc="2026-09-28T09:39:47.929Z" w:id="415209111">
        <w:r w:rsidR="4C77B2C3">
          <w:t xml:space="preserve"> de la energía con un horizonte de</w:t>
        </w:r>
      </w:ins>
      <w:del w:author="Daniela Maria Charris Stand" w:date="2026-09-28T09:39:49.995Z" w16du:dateUtc="2026-09-28T09:39:49.995Z" w:id="1015966920">
        <w:r w:rsidDel="36EA05EC">
          <w:delText xml:space="preserve"> a </w:delText>
        </w:r>
      </w:del>
      <w:r w:rsidR="36EA05EC">
        <w:rPr/>
        <w:t xml:space="preserve">24-72 h. Esto se </w:t>
      </w:r>
      <w:del w:author="Daniela Maria Charris Stand" w:date="2026-09-28T09:40:20.553Z" w16du:dateUtc="2026-09-28T09:40:20.553Z" w:id="535945655">
        <w:r w:rsidDel="36EA05EC">
          <w:delText xml:space="preserve">hace </w:delText>
        </w:r>
      </w:del>
      <w:ins w:author="Daniela Maria Charris Stand" w:date="2026-09-28T09:40:27.667Z" w16du:dateUtc="2026-09-28T09:40:27.667Z" w:id="212060273">
        <w:r w:rsidR="749174CB">
          <w:t xml:space="preserve">realiza mediante </w:t>
        </w:r>
      </w:ins>
      <w:del w:author="Daniela Maria Charris Stand" w:date="2026-09-28T09:40:29.504Z" w16du:dateUtc="2026-09-28T09:40:29.504Z" w:id="1284130671">
        <w:r w:rsidDel="36EA05EC">
          <w:delText xml:space="preserve">por medio de </w:delText>
        </w:r>
      </w:del>
      <w:r w:rsidR="36EA05EC">
        <w:rPr/>
        <w:t xml:space="preserve">un ensamble de seis modelos de predicción, </w:t>
      </w:r>
      <w:ins w:author="Daniela Maria Charris Stand" w:date="2026-09-28T09:40:48.503Z" w16du:dateUtc="2026-09-28T09:40:48.503Z" w:id="1231842014">
        <w:r w:rsidR="527EC6B9">
          <w:t xml:space="preserve">tanto </w:t>
        </w:r>
      </w:ins>
      <w:r w:rsidR="36EA05EC">
        <w:rPr/>
        <w:t xml:space="preserve">estadísticos </w:t>
      </w:r>
      <w:del w:author="Daniela Maria Charris Stand" w:date="2026-09-28T09:40:50.182Z" w16du:dateUtc="2026-09-28T09:40:50.182Z" w:id="1693929914">
        <w:r w:rsidDel="36EA05EC">
          <w:delText>y</w:delText>
        </w:r>
      </w:del>
      <w:ins w:author="Daniela Maria Charris Stand" w:date="2026-09-28T09:40:51.673Z" w16du:dateUtc="2026-09-28T09:40:51.673Z" w:id="1577730960">
        <w:r w:rsidR="51AB5751">
          <w:t>como</w:t>
        </w:r>
      </w:ins>
      <w:r w:rsidR="36EA05EC">
        <w:rPr/>
        <w:t xml:space="preserve"> de aprendizaje automático, </w:t>
      </w:r>
      <w:ins w:author="Daniela Maria Charris Stand" w:date="2026-09-28T09:41:06.372Z" w16du:dateUtc="2026-09-28T09:41:06.372Z" w:id="1962317186">
        <w:r w:rsidR="662F681F">
          <w:t xml:space="preserve">cuyas salidas se </w:t>
        </w:r>
      </w:ins>
      <w:r w:rsidR="36EA05EC">
        <w:rPr/>
        <w:t>combina</w:t>
      </w:r>
      <w:ins w:author="Daniela Maria Charris Stand" w:date="2026-09-28T09:41:16.36Z" w16du:dateUtc="2026-09-28T09:41:16.36Z" w:id="1275685153">
        <w:r w:rsidR="10BAD477">
          <w:t>n</w:t>
        </w:r>
      </w:ins>
      <w:del w:author="Daniela Maria Charris Stand" w:date="2026-09-28T09:41:14.998Z" w16du:dateUtc="2026-09-28T09:41:14.998Z" w:id="621275169">
        <w:r w:rsidDel="36EA05EC">
          <w:delText>dos</w:delText>
        </w:r>
      </w:del>
      <w:r w:rsidR="36EA05EC">
        <w:rPr/>
        <w:t xml:space="preserve"> por </w:t>
      </w:r>
      <w:ins w:author="Daniela Maria Charris Stand" w:date="2026-09-28T09:43:20.007Z" w16du:dateUtc="2026-09-28T09:43:20.007Z" w:id="587356026">
        <w:r w:rsidR="54F3AC86">
          <w:t xml:space="preserve">el método de </w:t>
        </w:r>
      </w:ins>
      <w:r w:rsidR="36EA05EC">
        <w:rPr/>
        <w:t xml:space="preserve">regresión </w:t>
      </w:r>
      <w:r w:rsidR="36EA05EC">
        <w:rPr/>
        <w:t>cuantílica</w:t>
      </w:r>
      <w:ins w:author="Daniela Maria Charris Stand" w:date="2026-09-28T09:41:27.731Z" w16du:dateUtc="2026-09-28T09:41:27.731Z" w:id="1436372576">
        <w:r w:rsidR="13E6F226">
          <w:t>.</w:t>
        </w:r>
      </w:ins>
      <w:del w:author="Daniela Maria Charris Stand" w:date="2026-09-28T09:43:30.689Z" w16du:dateUtc="2026-09-28T09:43:30.689Z" w:id="215206200">
        <w:r w:rsidDel="36EA05EC">
          <w:delText xml:space="preserve">; </w:delText>
        </w:r>
      </w:del>
      <w:del w:author="Daniela Maria Charris Stand" w:date="2026-09-28T09:41:28.946Z" w16du:dateUtc="2026-09-28T09:41:28.946Z" w:id="116539156">
        <w:r w:rsidDel="36EA05EC">
          <w:delText>l</w:delText>
        </w:r>
      </w:del>
      <w:ins w:author="Daniela Maria Charris Stand" w:date="2026-09-28T09:43:32.557Z" w16du:dateUtc="2026-09-28T09:43:32.557Z" w:id="922866098">
        <w:r w:rsidR="126C5BEE">
          <w:t xml:space="preserve"> </w:t>
        </w:r>
      </w:ins>
      <w:ins w:author="Daniela Maria Charris Stand" w:date="2026-09-28T09:41:29.048Z" w16du:dateUtc="2026-09-28T09:41:29.048Z" w:id="1301259011">
        <w:r w:rsidR="76150692">
          <w:t>L</w:t>
        </w:r>
      </w:ins>
      <w:r w:rsidR="36EA05EC">
        <w:rPr/>
        <w:t>a plataforma calibra bandas de incertidumbre por inferencia co</w:t>
      </w:r>
      <w:r w:rsidR="36EA05EC">
        <w:rPr/>
        <w:t xml:space="preserve">nforme y alimenta un motor de decisión con </w:t>
      </w:r>
      <w:r w:rsidRPr="571BBE60" w:rsidR="36EA05EC">
        <w:rPr>
          <w:i w:val="1"/>
          <w:iCs w:val="1"/>
          <w:rPrChange w:author="Daniela Maria Charris Stand" w:date="2026-09-28T09:41:47.273Z" w16du:dateUtc="2026-09-28T09:41:47.273Z" w:id="2053722417"/>
        </w:rPr>
        <w:t>dashboard</w:t>
      </w:r>
      <w:ins w:author="Daniela Maria Charris Stand" w:date="2026-09-28T09:41:48.508Z" w16du:dateUtc="2026-09-28T09:41:48.508Z" w:id="834762683">
        <w:r w:rsidRPr="571BBE60" w:rsidR="7EE79B9B">
          <w:rPr>
            <w:i w:val="1"/>
            <w:iCs w:val="1"/>
          </w:rPr>
          <w:t>s</w:t>
        </w:r>
      </w:ins>
      <w:r w:rsidR="36EA05EC">
        <w:rPr/>
        <w:t xml:space="preserve"> </w:t>
      </w:r>
      <w:ins w:author="Daniela Maria Charris Stand" w:date="2026-09-28T09:41:52.776Z" w16du:dateUtc="2026-09-28T09:41:52.776Z" w:id="852038908">
        <w:r w:rsidR="317D4060">
          <w:t xml:space="preserve">adaptados a </w:t>
        </w:r>
      </w:ins>
      <w:del w:author="Daniela Maria Charris Stand" w:date="2026-09-28T09:41:54.039Z" w16du:dateUtc="2026-09-28T09:41:54.039Z" w:id="400673655">
        <w:r w:rsidDel="36EA05EC">
          <w:delText xml:space="preserve">por </w:delText>
        </w:r>
      </w:del>
      <w:ins w:author="Daniela Maria Charris Stand" w:date="2026-09-28T09:41:55.408Z" w16du:dateUtc="2026-09-28T09:41:55.408Z" w:id="732079978">
        <w:r w:rsidR="5E919CEB">
          <w:t xml:space="preserve">cada </w:t>
        </w:r>
      </w:ins>
      <w:r w:rsidR="36EA05EC">
        <w:rPr/>
        <w:t xml:space="preserve">rol. </w:t>
      </w:r>
      <w:del w:author="Daniela Maria Charris Stand" w:date="2026-09-28T09:43:56.023Z" w16du:dateUtc="2026-09-28T09:43:56.023Z" w:id="1756979798">
        <w:r w:rsidDel="36EA05EC">
          <w:delText>Se</w:delText>
        </w:r>
      </w:del>
      <w:ins w:author="Daniela Maria Charris Stand" w:date="2026-09-28T09:43:59.072Z" w16du:dateUtc="2026-09-28T09:43:59.072Z" w:id="608973617">
        <w:r w:rsidR="306A49A5">
          <w:t xml:space="preserve">El </w:t>
        </w:r>
      </w:ins>
      <w:ins w:author="Daniela Maria Charris Stand" w:date="2026-09-28T09:44:04.566Z" w16du:dateUtc="2026-09-28T09:44:04.566Z" w:id="1237247647">
        <w:r w:rsidR="306A49A5">
          <w:t xml:space="preserve">resultado del </w:t>
        </w:r>
      </w:ins>
      <w:ins w:author="Daniela Maria Charris Stand" w:date="2026-09-28T09:43:59.072Z" w16du:dateUtc="2026-09-28T09:43:59.072Z" w:id="549010436">
        <w:r w:rsidR="306A49A5">
          <w:t>ensamble se</w:t>
        </w:r>
      </w:ins>
      <w:r w:rsidR="36EA05EC">
        <w:rPr/>
        <w:t xml:space="preserve"> validó fuera de muestra </w:t>
      </w:r>
      <w:ins w:author="Daniela Maria Charris Stand" w:date="2026-09-28T09:44:23.266Z" w16du:dateUtc="2026-09-28T09:44:23.266Z" w:id="70838671">
        <w:r w:rsidR="1F129061">
          <w:t>utilizando los meses de</w:t>
        </w:r>
      </w:ins>
      <w:del w:author="Daniela Maria Charris Stand" w:date="2026-09-28T09:44:15.904Z" w16du:dateUtc="2026-09-28T09:44:15.904Z" w:id="1479270094">
        <w:r w:rsidDel="36EA05EC">
          <w:delText>en</w:delText>
        </w:r>
      </w:del>
      <w:r w:rsidR="36EA05EC">
        <w:rPr/>
        <w:t xml:space="preserve"> </w:t>
      </w:r>
      <w:del w:author="Daniela Maria Charris Stand" w:date="2026-09-28T09:44:25.912Z" w16du:dateUtc="2026-09-28T09:44:25.912Z" w:id="1012507866">
        <w:r w:rsidDel="36EA05EC">
          <w:delText>e</w:delText>
        </w:r>
      </w:del>
      <w:ins w:author="Daniela Maria Charris Stand" w:date="2026-09-28T09:44:26.01Z" w16du:dateUtc="2026-09-28T09:44:26.01Z" w:id="831996133">
        <w:r w:rsidR="70A8C840">
          <w:t>E</w:t>
        </w:r>
      </w:ins>
      <w:r w:rsidR="36EA05EC">
        <w:rPr/>
        <w:t>nero</w:t>
      </w:r>
      <w:ins w:author="Daniela Maria Charris Stand" w:date="2026-09-28T09:44:29.01Z" w16du:dateUtc="2026-09-28T09:44:29.01Z" w:id="752903960">
        <w:r w:rsidR="3C2581F3">
          <w:t xml:space="preserve"> a </w:t>
        </w:r>
      </w:ins>
      <w:del w:author="Daniela Maria Charris Stand" w:date="2026-09-28T09:44:29.648Z" w16du:dateUtc="2026-09-28T09:44:29.648Z" w:id="1948456212">
        <w:r w:rsidDel="36EA05EC">
          <w:delText>-a</w:delText>
        </w:r>
      </w:del>
      <w:ins w:author="Daniela Maria Charris Stand" w:date="2026-09-28T09:44:29.751Z" w16du:dateUtc="2026-09-28T09:44:29.751Z" w:id="1120495805">
        <w:r w:rsidR="5DD398C1">
          <w:t>A</w:t>
        </w:r>
      </w:ins>
      <w:r w:rsidR="36EA05EC">
        <w:rPr/>
        <w:t xml:space="preserve">gosto de 2026 </w:t>
      </w:r>
      <w:commentRangeStart w:id="1687194784"/>
      <w:r w:rsidR="36EA05EC">
        <w:rPr/>
        <w:t>(5.184 horas)</w:t>
      </w:r>
      <w:commentRangeEnd w:id="1687194784"/>
      <w:r>
        <w:rPr>
          <w:rStyle w:val="CommentReference"/>
        </w:rPr>
        <w:commentReference w:id="1687194784"/>
      </w:r>
      <w:r w:rsidR="36EA05EC">
        <w:rPr/>
        <w:t xml:space="preserve">, con </w:t>
      </w:r>
      <w:ins w:author="Daniela Maria Charris Stand" w:date="2026-09-28T09:45:44.498Z" w16du:dateUtc="2026-09-28T09:45:44.498Z" w:id="1633152117">
        <w:r w:rsidR="0BCC5D95">
          <w:t xml:space="preserve">el método de </w:t>
        </w:r>
      </w:ins>
      <w:r w:rsidRPr="571BBE60" w:rsidR="36EA05EC">
        <w:rPr>
          <w:i w:val="1"/>
          <w:iCs w:val="1"/>
          <w:rPrChange w:author="Daniela Maria Charris Stand" w:date="2026-09-28T09:45:49.432Z" w16du:dateUtc="2026-09-28T09:45:49.432Z" w:id="1180195389"/>
        </w:rPr>
        <w:t>walk</w:t>
      </w:r>
      <w:r w:rsidRPr="571BBE60" w:rsidR="36EA05EC">
        <w:rPr>
          <w:i w:val="1"/>
          <w:iCs w:val="1"/>
          <w:rPrChange w:author="Daniela Maria Charris Stand" w:date="2026-09-28T09:45:49.433Z" w16du:dateUtc="2026-09-28T09:45:49.433Z" w:id="1346864461"/>
        </w:rPr>
        <w:t>-forward</w:t>
      </w:r>
      <w:r w:rsidR="36EA05EC">
        <w:rPr/>
        <w:t xml:space="preserve"> en seis regímenes climáticos y la prueba de Diebold-Mariano. A 24 h el MAPE es 10,45 % frente a 15,81 % de la p</w:t>
      </w:r>
      <w:r w:rsidR="36EA05EC">
        <w:rPr/>
        <w:t>ersistencia (27 % menos error, p &lt; 0,001); a 72 h, 16,85 % frente a 21,86 %. Avance global estimado: 74 %.</w:t>
      </w:r>
    </w:p>
    <w:p w:rsidR="00EE526E" w:rsidRDefault="00D67E16" w14:paraId="2B2D4E1A" w14:textId="77777777">
      <w:pPr>
        <w:spacing w:after="100"/>
        <w:jc w:val="both"/>
      </w:pPr>
      <w:commentRangeStart w:id="1297610252"/>
      <w:r w:rsidRPr="571BBE60" w:rsidR="36EA05EC">
        <w:rPr>
          <w:b w:val="1"/>
          <w:bCs w:val="1"/>
          <w:lang w:val="en-US"/>
        </w:rPr>
        <w:t>Abstract</w:t>
      </w:r>
      <w:commentRangeEnd w:id="1297610252"/>
      <w:r>
        <w:rPr>
          <w:rStyle w:val="CommentReference"/>
        </w:rPr>
        <w:commentReference w:id="1297610252"/>
      </w:r>
      <w:r w:rsidRPr="571BBE60" w:rsidR="36EA05EC">
        <w:rPr>
          <w:b w:val="1"/>
          <w:bCs w:val="1"/>
          <w:lang w:val="en-US"/>
        </w:rPr>
        <w:t>.</w:t>
      </w:r>
      <w:r w:rsidRPr="571BBE60" w:rsidR="36EA05EC">
        <w:rPr>
          <w:lang w:val="en-US"/>
        </w:rPr>
        <w:t xml:space="preserve"> Colombia's hourly electricity spot price rests on a roughly 72 % hydroelectric mix and can multiply within weeks during El Niño. We designe</w:t>
      </w:r>
      <w:r w:rsidRPr="571BBE60" w:rsidR="36EA05EC">
        <w:rPr>
          <w:lang w:val="en-US"/>
        </w:rPr>
        <w:t>d a Python platform that acquires and synchronizes public XM and NOAA data, characterizes them in time and frequency, forecasts 24-72 h ahead with an ensemble of six models combined by quantile regression, calibrates uncertainty bands with conformal infere</w:t>
      </w:r>
      <w:r w:rsidRPr="571BBE60" w:rsidR="36EA05EC">
        <w:rPr>
          <w:lang w:val="en-US"/>
        </w:rPr>
        <w:t xml:space="preserve">nce, and feeds a role-based decision engine and dashboard. It was validated out of sample on January-August 2026 (5,184 hours) with walk-forward evaluation across six climate regimes and the Diebold-Mariano test. The 24-hour MAPE is 10.45 % versus 15.81 % </w:t>
      </w:r>
      <w:r w:rsidRPr="571BBE60" w:rsidR="36EA05EC">
        <w:rPr>
          <w:lang w:val="en-US"/>
        </w:rPr>
        <w:t>for persistence (27 % lower error, p &lt; 0.001); at 72 hours, 16.85 % versus 21.86 %. Estimated overall progress: 74 %.</w:t>
      </w:r>
    </w:p>
    <w:p w:rsidR="00482E0E" w:rsidP="00F67BB1" w:rsidRDefault="00D67E16" w14:paraId="0419F90A" w14:textId="77777777">
      <w:pPr>
        <w:pStyle w:val="Heading2"/>
        <w:keepNext/>
        <w:numPr>
          <w:ilvl w:val="1"/>
          <w:numId w:val="4"/>
        </w:numPr>
        <w:spacing w:before="300"/>
      </w:pPr>
      <w:bookmarkStart w:name="_Toc240440236" w:id="16"/>
      <w:bookmarkStart w:name="_Toc241072110" w:id="17"/>
      <w:bookmarkStart w:name="_Toc241072476" w:id="18"/>
      <w:bookmarkStart w:name="_Toc241232089" w:id="19"/>
      <w:r>
        <w:t>Costo total del proyecto</w:t>
      </w:r>
      <w:bookmarkEnd w:id="16"/>
      <w:bookmarkEnd w:id="17"/>
      <w:bookmarkEnd w:id="18"/>
      <w:bookmarkEnd w:id="19"/>
    </w:p>
    <w:p w:rsidR="00EE526E" w:rsidRDefault="00D67E16" w14:paraId="7373B3F2" w14:textId="77777777">
      <w:pPr>
        <w:spacing w:after="100"/>
        <w:jc w:val="both"/>
      </w:pPr>
      <w:r>
        <w:t>Presupuesto del Anexo 1 [2] (honorarios según ACIEM [3]) con la ejecución estimada a la semana 9 de 16 por prorra</w:t>
      </w:r>
      <w:r>
        <w:t>teo; la divulgación se ejecuta en la semana 16. Financiación: $24.486.344 propia y $13.118.916 de la Universidad del Norte. Detalle en el Anexo 6.</w:t>
      </w:r>
    </w:p>
    <w:p w:rsidR="00EE526E" w:rsidRDefault="00D67E16" w14:paraId="38CB3769" w14:textId="77777777">
      <w:pPr>
        <w:keepNext/>
        <w:spacing w:before="120" w:after="60"/>
        <w:jc w:val="center"/>
      </w:pPr>
      <w:r>
        <w:rPr>
          <w:b/>
          <w:sz w:val="20"/>
          <w:szCs w:val="20"/>
        </w:rPr>
        <w:t>Tabla 1.</w:t>
      </w:r>
      <w:r>
        <w:rPr>
          <w:sz w:val="20"/>
          <w:szCs w:val="20"/>
        </w:rPr>
        <w:t xml:space="preserve"> Presupuesto aprobado y ejecución estimada a la semana 9 (COP).</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765"/>
        <w:gridCol w:w="2064"/>
        <w:gridCol w:w="2064"/>
        <w:gridCol w:w="1457"/>
      </w:tblGrid>
      <w:tr w:rsidR="00EE526E" w14:paraId="080FCB63" w14:textId="77777777">
        <w:trPr>
          <w:tblHeader/>
          <w:jc w:val="center"/>
        </w:trPr>
        <w:tc>
          <w:tcPr>
            <w:tcW w:w="3764" w:type="dxa"/>
            <w:shd w:val="clear" w:color="auto" w:fill="2E2E2E"/>
            <w:tcMar>
              <w:top w:w="50" w:type="dxa"/>
              <w:left w:w="80" w:type="dxa"/>
              <w:bottom w:w="50" w:type="dxa"/>
              <w:right w:w="80" w:type="dxa"/>
            </w:tcMar>
            <w:vAlign w:val="center"/>
          </w:tcPr>
          <w:p w:rsidR="00EE526E" w:rsidRDefault="00D67E16" w14:paraId="67199195" w14:textId="77777777">
            <w:pPr>
              <w:jc w:val="center"/>
            </w:pPr>
            <w:r>
              <w:rPr>
                <w:b/>
                <w:color w:val="FFFFFF"/>
                <w:sz w:val="17"/>
                <w:szCs w:val="17"/>
              </w:rPr>
              <w:t>Rubro</w:t>
            </w:r>
          </w:p>
        </w:tc>
        <w:tc>
          <w:tcPr>
            <w:tcW w:w="2064" w:type="dxa"/>
            <w:shd w:val="clear" w:color="auto" w:fill="2E2E2E"/>
            <w:tcMar>
              <w:top w:w="50" w:type="dxa"/>
              <w:left w:w="80" w:type="dxa"/>
              <w:bottom w:w="50" w:type="dxa"/>
              <w:right w:w="80" w:type="dxa"/>
            </w:tcMar>
            <w:vAlign w:val="center"/>
          </w:tcPr>
          <w:p w:rsidR="00EE526E" w:rsidRDefault="00D67E16" w14:paraId="5AF2E42F" w14:textId="77777777">
            <w:pPr>
              <w:jc w:val="center"/>
            </w:pPr>
            <w:r>
              <w:rPr>
                <w:b/>
                <w:color w:val="FFFFFF"/>
                <w:sz w:val="17"/>
                <w:szCs w:val="17"/>
              </w:rPr>
              <w:t>Aprobado (Anexo 1)</w:t>
            </w:r>
          </w:p>
        </w:tc>
        <w:tc>
          <w:tcPr>
            <w:tcW w:w="2064" w:type="dxa"/>
            <w:shd w:val="clear" w:color="auto" w:fill="2E2E2E"/>
            <w:tcMar>
              <w:top w:w="50" w:type="dxa"/>
              <w:left w:w="80" w:type="dxa"/>
              <w:bottom w:w="50" w:type="dxa"/>
              <w:right w:w="80" w:type="dxa"/>
            </w:tcMar>
            <w:vAlign w:val="center"/>
          </w:tcPr>
          <w:p w:rsidR="00EE526E" w:rsidRDefault="00D67E16" w14:paraId="3328BDDC" w14:textId="77777777">
            <w:pPr>
              <w:jc w:val="center"/>
            </w:pPr>
            <w:r>
              <w:rPr>
                <w:b/>
                <w:color w:val="FFFFFF"/>
                <w:sz w:val="17"/>
                <w:szCs w:val="17"/>
              </w:rPr>
              <w:t>Ejecutado estimado</w:t>
            </w:r>
          </w:p>
        </w:tc>
        <w:tc>
          <w:tcPr>
            <w:tcW w:w="1457" w:type="dxa"/>
            <w:shd w:val="clear" w:color="auto" w:fill="2E2E2E"/>
            <w:tcMar>
              <w:top w:w="50" w:type="dxa"/>
              <w:left w:w="80" w:type="dxa"/>
              <w:bottom w:w="50" w:type="dxa"/>
              <w:right w:w="80" w:type="dxa"/>
            </w:tcMar>
            <w:vAlign w:val="center"/>
          </w:tcPr>
          <w:p w:rsidR="00EE526E" w:rsidRDefault="00D67E16" w14:paraId="3D087225" w14:textId="77777777">
            <w:pPr>
              <w:jc w:val="center"/>
            </w:pPr>
            <w:r>
              <w:rPr>
                <w:b/>
                <w:color w:val="FFFFFF"/>
                <w:sz w:val="17"/>
                <w:szCs w:val="17"/>
              </w:rPr>
              <w:t>% ejecutado</w:t>
            </w:r>
          </w:p>
        </w:tc>
      </w:tr>
      <w:tr w:rsidR="00EE526E" w14:paraId="66622386" w14:textId="77777777">
        <w:trPr>
          <w:cantSplit/>
          <w:jc w:val="center"/>
        </w:trPr>
        <w:tc>
          <w:tcPr>
            <w:tcW w:w="3764" w:type="dxa"/>
            <w:tcMar>
              <w:top w:w="50" w:type="dxa"/>
              <w:left w:w="80" w:type="dxa"/>
              <w:bottom w:w="50" w:type="dxa"/>
              <w:right w:w="80" w:type="dxa"/>
            </w:tcMar>
            <w:vAlign w:val="center"/>
          </w:tcPr>
          <w:p w:rsidR="00EE526E" w:rsidRDefault="00D67E16" w14:paraId="60FA558D" w14:textId="77777777">
            <w:r>
              <w:rPr>
                <w:sz w:val="17"/>
                <w:szCs w:val="17"/>
              </w:rPr>
              <w:t>Personal</w:t>
            </w:r>
          </w:p>
        </w:tc>
        <w:tc>
          <w:tcPr>
            <w:tcW w:w="2064" w:type="dxa"/>
            <w:tcMar>
              <w:top w:w="50" w:type="dxa"/>
              <w:left w:w="80" w:type="dxa"/>
              <w:bottom w:w="50" w:type="dxa"/>
              <w:right w:w="80" w:type="dxa"/>
            </w:tcMar>
            <w:vAlign w:val="center"/>
          </w:tcPr>
          <w:p w:rsidR="00EE526E" w:rsidRDefault="00D67E16" w14:paraId="7EB0F216" w14:textId="77777777">
            <w:pPr>
              <w:jc w:val="right"/>
            </w:pPr>
            <w:r>
              <w:rPr>
                <w:sz w:val="17"/>
                <w:szCs w:val="17"/>
              </w:rPr>
              <w:t>$32.201.260</w:t>
            </w:r>
          </w:p>
        </w:tc>
        <w:tc>
          <w:tcPr>
            <w:tcW w:w="2064" w:type="dxa"/>
            <w:tcMar>
              <w:top w:w="50" w:type="dxa"/>
              <w:left w:w="80" w:type="dxa"/>
              <w:bottom w:w="50" w:type="dxa"/>
              <w:right w:w="80" w:type="dxa"/>
            </w:tcMar>
            <w:vAlign w:val="center"/>
          </w:tcPr>
          <w:p w:rsidR="00EE526E" w:rsidRDefault="00D67E16" w14:paraId="65443D76" w14:textId="77777777">
            <w:pPr>
              <w:jc w:val="right"/>
            </w:pPr>
            <w:r>
              <w:rPr>
                <w:sz w:val="17"/>
                <w:szCs w:val="17"/>
              </w:rPr>
              <w:t>$18.113.209</w:t>
            </w:r>
          </w:p>
        </w:tc>
        <w:tc>
          <w:tcPr>
            <w:tcW w:w="1457" w:type="dxa"/>
            <w:tcMar>
              <w:top w:w="50" w:type="dxa"/>
              <w:left w:w="80" w:type="dxa"/>
              <w:bottom w:w="50" w:type="dxa"/>
              <w:right w:w="80" w:type="dxa"/>
            </w:tcMar>
            <w:vAlign w:val="center"/>
          </w:tcPr>
          <w:p w:rsidR="00EE526E" w:rsidRDefault="00D67E16" w14:paraId="05F6C14C" w14:textId="77777777">
            <w:pPr>
              <w:jc w:val="right"/>
            </w:pPr>
            <w:r>
              <w:rPr>
                <w:sz w:val="17"/>
                <w:szCs w:val="17"/>
              </w:rPr>
              <w:t>56,2 %</w:t>
            </w:r>
          </w:p>
        </w:tc>
      </w:tr>
      <w:tr w:rsidR="00EE526E" w14:paraId="4132930C" w14:textId="77777777">
        <w:trPr>
          <w:cantSplit/>
          <w:jc w:val="center"/>
        </w:trPr>
        <w:tc>
          <w:tcPr>
            <w:tcW w:w="3764" w:type="dxa"/>
            <w:tcMar>
              <w:top w:w="50" w:type="dxa"/>
              <w:left w:w="80" w:type="dxa"/>
              <w:bottom w:w="50" w:type="dxa"/>
              <w:right w:w="80" w:type="dxa"/>
            </w:tcMar>
            <w:vAlign w:val="center"/>
          </w:tcPr>
          <w:p w:rsidR="00EE526E" w:rsidRDefault="00D67E16" w14:paraId="5DF9BE3E" w14:textId="77777777">
            <w:r>
              <w:rPr>
                <w:sz w:val="17"/>
                <w:szCs w:val="17"/>
              </w:rPr>
              <w:t>Materiales, equipos y herramientas</w:t>
            </w:r>
          </w:p>
        </w:tc>
        <w:tc>
          <w:tcPr>
            <w:tcW w:w="2064" w:type="dxa"/>
            <w:tcMar>
              <w:top w:w="50" w:type="dxa"/>
              <w:left w:w="80" w:type="dxa"/>
              <w:bottom w:w="50" w:type="dxa"/>
              <w:right w:w="80" w:type="dxa"/>
            </w:tcMar>
            <w:vAlign w:val="center"/>
          </w:tcPr>
          <w:p w:rsidR="00EE526E" w:rsidRDefault="00D67E16" w14:paraId="5104464F" w14:textId="77777777">
            <w:pPr>
              <w:jc w:val="right"/>
            </w:pPr>
            <w:r>
              <w:rPr>
                <w:sz w:val="17"/>
                <w:szCs w:val="17"/>
              </w:rPr>
              <w:t>$3.160.000</w:t>
            </w:r>
          </w:p>
        </w:tc>
        <w:tc>
          <w:tcPr>
            <w:tcW w:w="2064" w:type="dxa"/>
            <w:tcMar>
              <w:top w:w="50" w:type="dxa"/>
              <w:left w:w="80" w:type="dxa"/>
              <w:bottom w:w="50" w:type="dxa"/>
              <w:right w:w="80" w:type="dxa"/>
            </w:tcMar>
            <w:vAlign w:val="center"/>
          </w:tcPr>
          <w:p w:rsidR="00EE526E" w:rsidRDefault="00D67E16" w14:paraId="2C0A3338" w14:textId="77777777">
            <w:pPr>
              <w:jc w:val="right"/>
            </w:pPr>
            <w:r>
              <w:rPr>
                <w:sz w:val="17"/>
                <w:szCs w:val="17"/>
              </w:rPr>
              <w:t>$1.777.500</w:t>
            </w:r>
          </w:p>
        </w:tc>
        <w:tc>
          <w:tcPr>
            <w:tcW w:w="1457" w:type="dxa"/>
            <w:tcMar>
              <w:top w:w="50" w:type="dxa"/>
              <w:left w:w="80" w:type="dxa"/>
              <w:bottom w:w="50" w:type="dxa"/>
              <w:right w:w="80" w:type="dxa"/>
            </w:tcMar>
            <w:vAlign w:val="center"/>
          </w:tcPr>
          <w:p w:rsidR="00EE526E" w:rsidRDefault="00D67E16" w14:paraId="1E5BC21D" w14:textId="77777777">
            <w:pPr>
              <w:jc w:val="right"/>
            </w:pPr>
            <w:r>
              <w:rPr>
                <w:sz w:val="17"/>
                <w:szCs w:val="17"/>
              </w:rPr>
              <w:t>56,2 %</w:t>
            </w:r>
          </w:p>
        </w:tc>
      </w:tr>
      <w:tr w:rsidR="00EE526E" w14:paraId="6217B393" w14:textId="77777777">
        <w:trPr>
          <w:cantSplit/>
          <w:jc w:val="center"/>
        </w:trPr>
        <w:tc>
          <w:tcPr>
            <w:tcW w:w="3764" w:type="dxa"/>
            <w:tcMar>
              <w:top w:w="50" w:type="dxa"/>
              <w:left w:w="80" w:type="dxa"/>
              <w:bottom w:w="50" w:type="dxa"/>
              <w:right w:w="80" w:type="dxa"/>
            </w:tcMar>
            <w:vAlign w:val="center"/>
          </w:tcPr>
          <w:p w:rsidR="00EE526E" w:rsidRDefault="00D67E16" w14:paraId="4C401C42" w14:textId="77777777">
            <w:r>
              <w:rPr>
                <w:sz w:val="17"/>
                <w:szCs w:val="17"/>
              </w:rPr>
              <w:t>Tecnología</w:t>
            </w:r>
          </w:p>
        </w:tc>
        <w:tc>
          <w:tcPr>
            <w:tcW w:w="2064" w:type="dxa"/>
            <w:tcMar>
              <w:top w:w="50" w:type="dxa"/>
              <w:left w:w="80" w:type="dxa"/>
              <w:bottom w:w="50" w:type="dxa"/>
              <w:right w:w="80" w:type="dxa"/>
            </w:tcMar>
            <w:vAlign w:val="center"/>
          </w:tcPr>
          <w:p w:rsidR="00EE526E" w:rsidRDefault="00D67E16" w14:paraId="5288F534" w14:textId="77777777">
            <w:pPr>
              <w:jc w:val="right"/>
            </w:pPr>
            <w:r>
              <w:rPr>
                <w:sz w:val="17"/>
                <w:szCs w:val="17"/>
              </w:rPr>
              <w:t>$520.000</w:t>
            </w:r>
          </w:p>
        </w:tc>
        <w:tc>
          <w:tcPr>
            <w:tcW w:w="2064" w:type="dxa"/>
            <w:tcMar>
              <w:top w:w="50" w:type="dxa"/>
              <w:left w:w="80" w:type="dxa"/>
              <w:bottom w:w="50" w:type="dxa"/>
              <w:right w:w="80" w:type="dxa"/>
            </w:tcMar>
            <w:vAlign w:val="center"/>
          </w:tcPr>
          <w:p w:rsidR="00EE526E" w:rsidRDefault="00D67E16" w14:paraId="6B33B4F0" w14:textId="77777777">
            <w:pPr>
              <w:jc w:val="right"/>
            </w:pPr>
            <w:r>
              <w:rPr>
                <w:sz w:val="17"/>
                <w:szCs w:val="17"/>
              </w:rPr>
              <w:t>$292.500</w:t>
            </w:r>
          </w:p>
        </w:tc>
        <w:tc>
          <w:tcPr>
            <w:tcW w:w="1457" w:type="dxa"/>
            <w:tcMar>
              <w:top w:w="50" w:type="dxa"/>
              <w:left w:w="80" w:type="dxa"/>
              <w:bottom w:w="50" w:type="dxa"/>
              <w:right w:w="80" w:type="dxa"/>
            </w:tcMar>
            <w:vAlign w:val="center"/>
          </w:tcPr>
          <w:p w:rsidR="00EE526E" w:rsidRDefault="00D67E16" w14:paraId="39B14E5A" w14:textId="77777777">
            <w:pPr>
              <w:jc w:val="right"/>
            </w:pPr>
            <w:r>
              <w:rPr>
                <w:sz w:val="17"/>
                <w:szCs w:val="17"/>
              </w:rPr>
              <w:t>56,2 %</w:t>
            </w:r>
          </w:p>
        </w:tc>
      </w:tr>
      <w:tr w:rsidR="00EE526E" w14:paraId="33A5DD0B" w14:textId="77777777">
        <w:trPr>
          <w:cantSplit/>
          <w:jc w:val="center"/>
        </w:trPr>
        <w:tc>
          <w:tcPr>
            <w:tcW w:w="3764" w:type="dxa"/>
            <w:tcMar>
              <w:top w:w="50" w:type="dxa"/>
              <w:left w:w="80" w:type="dxa"/>
              <w:bottom w:w="50" w:type="dxa"/>
              <w:right w:w="80" w:type="dxa"/>
            </w:tcMar>
            <w:vAlign w:val="center"/>
          </w:tcPr>
          <w:p w:rsidR="00EE526E" w:rsidRDefault="00D67E16" w14:paraId="42510949" w14:textId="77777777">
            <w:r>
              <w:rPr>
                <w:sz w:val="17"/>
                <w:szCs w:val="17"/>
              </w:rPr>
              <w:t>Infraestructura</w:t>
            </w:r>
          </w:p>
        </w:tc>
        <w:tc>
          <w:tcPr>
            <w:tcW w:w="2064" w:type="dxa"/>
            <w:tcMar>
              <w:top w:w="50" w:type="dxa"/>
              <w:left w:w="80" w:type="dxa"/>
              <w:bottom w:w="50" w:type="dxa"/>
              <w:right w:w="80" w:type="dxa"/>
            </w:tcMar>
            <w:vAlign w:val="center"/>
          </w:tcPr>
          <w:p w:rsidR="00EE526E" w:rsidRDefault="00D67E16" w14:paraId="39DE0B2A" w14:textId="77777777">
            <w:pPr>
              <w:jc w:val="right"/>
            </w:pPr>
            <w:r>
              <w:rPr>
                <w:sz w:val="17"/>
                <w:szCs w:val="17"/>
              </w:rPr>
              <w:t>$928.000</w:t>
            </w:r>
          </w:p>
        </w:tc>
        <w:tc>
          <w:tcPr>
            <w:tcW w:w="2064" w:type="dxa"/>
            <w:tcMar>
              <w:top w:w="50" w:type="dxa"/>
              <w:left w:w="80" w:type="dxa"/>
              <w:bottom w:w="50" w:type="dxa"/>
              <w:right w:w="80" w:type="dxa"/>
            </w:tcMar>
            <w:vAlign w:val="center"/>
          </w:tcPr>
          <w:p w:rsidR="00EE526E" w:rsidRDefault="00D67E16" w14:paraId="165F1557" w14:textId="77777777">
            <w:pPr>
              <w:jc w:val="right"/>
            </w:pPr>
            <w:r>
              <w:rPr>
                <w:sz w:val="17"/>
                <w:szCs w:val="17"/>
              </w:rPr>
              <w:t>$522.000</w:t>
            </w:r>
          </w:p>
        </w:tc>
        <w:tc>
          <w:tcPr>
            <w:tcW w:w="1457" w:type="dxa"/>
            <w:tcMar>
              <w:top w:w="50" w:type="dxa"/>
              <w:left w:w="80" w:type="dxa"/>
              <w:bottom w:w="50" w:type="dxa"/>
              <w:right w:w="80" w:type="dxa"/>
            </w:tcMar>
            <w:vAlign w:val="center"/>
          </w:tcPr>
          <w:p w:rsidR="00EE526E" w:rsidRDefault="00D67E16" w14:paraId="58C25E3B" w14:textId="77777777">
            <w:pPr>
              <w:jc w:val="right"/>
            </w:pPr>
            <w:r>
              <w:rPr>
                <w:sz w:val="17"/>
                <w:szCs w:val="17"/>
              </w:rPr>
              <w:t>56,2 %</w:t>
            </w:r>
          </w:p>
        </w:tc>
      </w:tr>
      <w:tr w:rsidR="00EE526E" w14:paraId="32E17C42" w14:textId="77777777">
        <w:trPr>
          <w:cantSplit/>
          <w:jc w:val="center"/>
        </w:trPr>
        <w:tc>
          <w:tcPr>
            <w:tcW w:w="3764" w:type="dxa"/>
            <w:tcMar>
              <w:top w:w="50" w:type="dxa"/>
              <w:left w:w="80" w:type="dxa"/>
              <w:bottom w:w="50" w:type="dxa"/>
              <w:right w:w="80" w:type="dxa"/>
            </w:tcMar>
            <w:vAlign w:val="center"/>
          </w:tcPr>
          <w:p w:rsidR="00EE526E" w:rsidRDefault="00D67E16" w14:paraId="7D1DC024" w14:textId="77777777">
            <w:r>
              <w:rPr>
                <w:sz w:val="17"/>
                <w:szCs w:val="17"/>
              </w:rPr>
              <w:t>Transporte y logística</w:t>
            </w:r>
          </w:p>
        </w:tc>
        <w:tc>
          <w:tcPr>
            <w:tcW w:w="2064" w:type="dxa"/>
            <w:tcMar>
              <w:top w:w="50" w:type="dxa"/>
              <w:left w:w="80" w:type="dxa"/>
              <w:bottom w:w="50" w:type="dxa"/>
              <w:right w:w="80" w:type="dxa"/>
            </w:tcMar>
            <w:vAlign w:val="center"/>
          </w:tcPr>
          <w:p w:rsidR="00EE526E" w:rsidRDefault="00D67E16" w14:paraId="79611A6A" w14:textId="77777777">
            <w:pPr>
              <w:jc w:val="right"/>
            </w:pPr>
            <w:r>
              <w:rPr>
                <w:sz w:val="17"/>
                <w:szCs w:val="17"/>
              </w:rPr>
              <w:t>$296.000</w:t>
            </w:r>
          </w:p>
        </w:tc>
        <w:tc>
          <w:tcPr>
            <w:tcW w:w="2064" w:type="dxa"/>
            <w:tcMar>
              <w:top w:w="50" w:type="dxa"/>
              <w:left w:w="80" w:type="dxa"/>
              <w:bottom w:w="50" w:type="dxa"/>
              <w:right w:w="80" w:type="dxa"/>
            </w:tcMar>
            <w:vAlign w:val="center"/>
          </w:tcPr>
          <w:p w:rsidR="00EE526E" w:rsidRDefault="00D67E16" w14:paraId="1D3F3FBC" w14:textId="77777777">
            <w:pPr>
              <w:jc w:val="right"/>
            </w:pPr>
            <w:r>
              <w:rPr>
                <w:sz w:val="17"/>
                <w:szCs w:val="17"/>
              </w:rPr>
              <w:t>$166.500</w:t>
            </w:r>
          </w:p>
        </w:tc>
        <w:tc>
          <w:tcPr>
            <w:tcW w:w="1457" w:type="dxa"/>
            <w:tcMar>
              <w:top w:w="50" w:type="dxa"/>
              <w:left w:w="80" w:type="dxa"/>
              <w:bottom w:w="50" w:type="dxa"/>
              <w:right w:w="80" w:type="dxa"/>
            </w:tcMar>
            <w:vAlign w:val="center"/>
          </w:tcPr>
          <w:p w:rsidR="00EE526E" w:rsidRDefault="00D67E16" w14:paraId="1E7CC014" w14:textId="77777777">
            <w:pPr>
              <w:jc w:val="right"/>
            </w:pPr>
            <w:r>
              <w:rPr>
                <w:sz w:val="17"/>
                <w:szCs w:val="17"/>
              </w:rPr>
              <w:t>56,2 %</w:t>
            </w:r>
          </w:p>
        </w:tc>
      </w:tr>
      <w:tr w:rsidR="00EE526E" w14:paraId="2E35E806" w14:textId="77777777">
        <w:trPr>
          <w:cantSplit/>
          <w:jc w:val="center"/>
        </w:trPr>
        <w:tc>
          <w:tcPr>
            <w:tcW w:w="3764" w:type="dxa"/>
            <w:tcMar>
              <w:top w:w="50" w:type="dxa"/>
              <w:left w:w="80" w:type="dxa"/>
              <w:bottom w:w="50" w:type="dxa"/>
              <w:right w:w="80" w:type="dxa"/>
            </w:tcMar>
            <w:vAlign w:val="center"/>
          </w:tcPr>
          <w:p w:rsidR="00EE526E" w:rsidRDefault="00D67E16" w14:paraId="0F68C446" w14:textId="77777777">
            <w:r>
              <w:rPr>
                <w:sz w:val="17"/>
                <w:szCs w:val="17"/>
              </w:rPr>
              <w:t>Comunicación y divulgación</w:t>
            </w:r>
          </w:p>
        </w:tc>
        <w:tc>
          <w:tcPr>
            <w:tcW w:w="2064" w:type="dxa"/>
            <w:tcMar>
              <w:top w:w="50" w:type="dxa"/>
              <w:left w:w="80" w:type="dxa"/>
              <w:bottom w:w="50" w:type="dxa"/>
              <w:right w:w="80" w:type="dxa"/>
            </w:tcMar>
            <w:vAlign w:val="center"/>
          </w:tcPr>
          <w:p w:rsidR="00EE526E" w:rsidRDefault="00D67E16" w14:paraId="413E722B" w14:textId="77777777">
            <w:pPr>
              <w:jc w:val="right"/>
            </w:pPr>
            <w:r>
              <w:rPr>
                <w:sz w:val="17"/>
                <w:szCs w:val="17"/>
              </w:rPr>
              <w:t>$500.000</w:t>
            </w:r>
          </w:p>
        </w:tc>
        <w:tc>
          <w:tcPr>
            <w:tcW w:w="2064" w:type="dxa"/>
            <w:tcMar>
              <w:top w:w="50" w:type="dxa"/>
              <w:left w:w="80" w:type="dxa"/>
              <w:bottom w:w="50" w:type="dxa"/>
              <w:right w:w="80" w:type="dxa"/>
            </w:tcMar>
            <w:vAlign w:val="center"/>
          </w:tcPr>
          <w:p w:rsidR="00EE526E" w:rsidRDefault="00D67E16" w14:paraId="13AEB311" w14:textId="77777777">
            <w:pPr>
              <w:jc w:val="right"/>
            </w:pPr>
            <w:r>
              <w:rPr>
                <w:sz w:val="17"/>
                <w:szCs w:val="17"/>
              </w:rPr>
              <w:t>$0</w:t>
            </w:r>
          </w:p>
        </w:tc>
        <w:tc>
          <w:tcPr>
            <w:tcW w:w="1457" w:type="dxa"/>
            <w:tcMar>
              <w:top w:w="50" w:type="dxa"/>
              <w:left w:w="80" w:type="dxa"/>
              <w:bottom w:w="50" w:type="dxa"/>
              <w:right w:w="80" w:type="dxa"/>
            </w:tcMar>
            <w:vAlign w:val="center"/>
          </w:tcPr>
          <w:p w:rsidR="00EE526E" w:rsidRDefault="00D67E16" w14:paraId="301845AE" w14:textId="77777777">
            <w:pPr>
              <w:jc w:val="right"/>
            </w:pPr>
            <w:r>
              <w:rPr>
                <w:sz w:val="17"/>
                <w:szCs w:val="17"/>
              </w:rPr>
              <w:t>0,0 %</w:t>
            </w:r>
          </w:p>
        </w:tc>
      </w:tr>
      <w:tr w:rsidR="00EE526E" w14:paraId="204EDC8C" w14:textId="77777777">
        <w:trPr>
          <w:cantSplit/>
          <w:jc w:val="center"/>
        </w:trPr>
        <w:tc>
          <w:tcPr>
            <w:tcW w:w="3764" w:type="dxa"/>
            <w:tcMar>
              <w:top w:w="50" w:type="dxa"/>
              <w:left w:w="80" w:type="dxa"/>
              <w:bottom w:w="50" w:type="dxa"/>
              <w:right w:w="80" w:type="dxa"/>
            </w:tcMar>
            <w:vAlign w:val="center"/>
          </w:tcPr>
          <w:p w:rsidR="00EE526E" w:rsidRDefault="00D67E16" w14:paraId="6512F06A" w14:textId="77777777">
            <w:r>
              <w:rPr>
                <w:b/>
                <w:sz w:val="17"/>
                <w:szCs w:val="17"/>
              </w:rPr>
              <w:t>Total</w:t>
            </w:r>
          </w:p>
        </w:tc>
        <w:tc>
          <w:tcPr>
            <w:tcW w:w="2064" w:type="dxa"/>
            <w:tcMar>
              <w:top w:w="50" w:type="dxa"/>
              <w:left w:w="80" w:type="dxa"/>
              <w:bottom w:w="50" w:type="dxa"/>
              <w:right w:w="80" w:type="dxa"/>
            </w:tcMar>
            <w:vAlign w:val="center"/>
          </w:tcPr>
          <w:p w:rsidR="00EE526E" w:rsidRDefault="00D67E16" w14:paraId="229E023A" w14:textId="77777777">
            <w:pPr>
              <w:jc w:val="right"/>
            </w:pPr>
            <w:r>
              <w:rPr>
                <w:b/>
                <w:sz w:val="17"/>
                <w:szCs w:val="17"/>
              </w:rPr>
              <w:t>$37.605.260</w:t>
            </w:r>
          </w:p>
        </w:tc>
        <w:tc>
          <w:tcPr>
            <w:tcW w:w="2064" w:type="dxa"/>
            <w:tcMar>
              <w:top w:w="50" w:type="dxa"/>
              <w:left w:w="80" w:type="dxa"/>
              <w:bottom w:w="50" w:type="dxa"/>
              <w:right w:w="80" w:type="dxa"/>
            </w:tcMar>
            <w:vAlign w:val="center"/>
          </w:tcPr>
          <w:p w:rsidR="00EE526E" w:rsidRDefault="00D67E16" w14:paraId="22C83E3E" w14:textId="77777777">
            <w:pPr>
              <w:jc w:val="right"/>
            </w:pPr>
            <w:r>
              <w:rPr>
                <w:b/>
                <w:sz w:val="17"/>
                <w:szCs w:val="17"/>
              </w:rPr>
              <w:t>$20.871.709</w:t>
            </w:r>
          </w:p>
        </w:tc>
        <w:tc>
          <w:tcPr>
            <w:tcW w:w="1457" w:type="dxa"/>
            <w:tcMar>
              <w:top w:w="50" w:type="dxa"/>
              <w:left w:w="80" w:type="dxa"/>
              <w:bottom w:w="50" w:type="dxa"/>
              <w:right w:w="80" w:type="dxa"/>
            </w:tcMar>
            <w:vAlign w:val="center"/>
          </w:tcPr>
          <w:p w:rsidR="00EE526E" w:rsidRDefault="00D67E16" w14:paraId="77089BD3" w14:textId="77777777">
            <w:pPr>
              <w:jc w:val="right"/>
            </w:pPr>
            <w:r>
              <w:rPr>
                <w:b/>
                <w:sz w:val="17"/>
                <w:szCs w:val="17"/>
              </w:rPr>
              <w:t>55,5 %</w:t>
            </w:r>
          </w:p>
        </w:tc>
      </w:tr>
    </w:tbl>
    <w:p w:rsidR="00482E0E" w:rsidP="00F67BB1" w:rsidRDefault="00D67E16" w14:paraId="0C6FBA1C" w14:textId="77777777">
      <w:pPr>
        <w:pStyle w:val="Heading1"/>
        <w:keepNext w:val="1"/>
        <w:pageBreakBefore w:val="1"/>
        <w:numPr>
          <w:ilvl w:val="0"/>
          <w:numId w:val="4"/>
        </w:numPr>
        <w:spacing w:before="420"/>
        <w:rPr/>
      </w:pPr>
      <w:bookmarkStart w:name="_Toc240440237" w:id="20"/>
      <w:bookmarkStart w:name="_Toc241072111" w:id="21"/>
      <w:bookmarkStart w:name="_Toc241072477" w:id="22"/>
      <w:bookmarkStart w:name="_Toc241232090" w:id="23"/>
      <w:commentRangeStart w:id="1111172095"/>
      <w:r w:rsidR="36EA05EC">
        <w:rPr/>
        <w:t>Introducción</w:t>
      </w:r>
      <w:bookmarkEnd w:id="20"/>
      <w:bookmarkEnd w:id="21"/>
      <w:bookmarkEnd w:id="22"/>
      <w:bookmarkEnd w:id="23"/>
      <w:commentRangeEnd w:id="1111172095"/>
      <w:r>
        <w:rPr>
          <w:rStyle w:val="CommentReference"/>
        </w:rPr>
        <w:commentReference w:id="1111172095"/>
      </w:r>
    </w:p>
    <w:p w:rsidR="00EE526E" w:rsidRDefault="00D67E16" w14:paraId="35437015" w14:textId="4ED4445A">
      <w:pPr>
        <w:spacing w:after="100"/>
        <w:jc w:val="both"/>
      </w:pPr>
      <w:r w:rsidR="36EA05EC">
        <w:rPr/>
        <w:t xml:space="preserve">El </w:t>
      </w:r>
      <w:del w:author="Daniela Maria Charris Stand" w:date="2026-09-28T09:47:55.866Z" w16du:dateUtc="2026-09-28T09:47:55.866Z" w:id="34018344">
        <w:r w:rsidDel="36EA05EC">
          <w:delText>m</w:delText>
        </w:r>
      </w:del>
      <w:ins w:author="Daniela Maria Charris Stand" w:date="2026-09-28T09:47:55.902Z" w16du:dateUtc="2026-09-28T09:47:55.902Z" w:id="461681070">
        <w:r w:rsidR="63E4F26D">
          <w:t>M</w:t>
        </w:r>
      </w:ins>
      <w:r w:rsidR="36EA05EC">
        <w:rPr/>
        <w:t>ercado</w:t>
      </w:r>
      <w:ins w:author="Daniela Maria Charris Stand" w:date="2026-09-28T09:47:59.916Z" w16du:dateUtc="2026-09-28T09:47:59.916Z" w:id="1538173409">
        <w:r w:rsidR="04821576">
          <w:t xml:space="preserve"> de En</w:t>
        </w:r>
      </w:ins>
      <w:ins w:author="Daniela Maria Charris Stand" w:date="2026-09-28T09:48:00.531Z" w16du:dateUtc="2026-09-28T09:48:00.531Z" w:id="232008156">
        <w:r w:rsidR="04821576">
          <w:t>ergía</w:t>
        </w:r>
      </w:ins>
      <w:r w:rsidR="36EA05EC">
        <w:rPr/>
        <w:t xml:space="preserve"> </w:t>
      </w:r>
      <w:del w:author="Daniela Maria Charris Stand" w:date="2026-09-28T09:48:01.141Z" w16du:dateUtc="2026-09-28T09:48:01.141Z" w:id="310499992">
        <w:r w:rsidDel="36EA05EC">
          <w:delText>m</w:delText>
        </w:r>
      </w:del>
      <w:ins w:author="Daniela Maria Charris Stand" w:date="2026-09-28T09:48:01.187Z" w16du:dateUtc="2026-09-28T09:48:01.187Z" w:id="1168497986">
        <w:r w:rsidR="5B41C32F">
          <w:t>M</w:t>
        </w:r>
      </w:ins>
      <w:r w:rsidR="36EA05EC">
        <w:rPr/>
        <w:t>ayorista</w:t>
      </w:r>
      <w:ins w:author="Daniela Maria Charris Stand" w:date="2026-09-28T09:48:27.149Z" w16du:dateUtc="2026-09-28T09:48:27.149Z" w:id="1340932134">
        <w:r w:rsidR="4429830C">
          <w:t xml:space="preserve"> (MEM)</w:t>
        </w:r>
      </w:ins>
      <w:r w:rsidR="36EA05EC">
        <w:rPr/>
        <w:t xml:space="preserve"> </w:t>
      </w:r>
      <w:del w:author="Daniela Maria Charris Stand" w:date="2026-09-28T09:48:58.647Z" w16du:dateUtc="2026-09-28T09:48:58.647Z" w:id="683538649">
        <w:r w:rsidDel="36EA05EC">
          <w:delText>de energía colombiano</w:delText>
        </w:r>
      </w:del>
      <w:ins w:author="Daniela Maria Charris Stand" w:date="2026-09-28T09:49:02.328Z" w16du:dateUtc="2026-09-28T09:49:02.328Z" w:id="1715652368">
        <w:r w:rsidR="36A29E35">
          <w:t xml:space="preserve"> en Colombia</w:t>
        </w:r>
      </w:ins>
      <w:r w:rsidR="36EA05EC">
        <w:rPr/>
        <w:t xml:space="preserve">, administrado por XM, </w:t>
      </w:r>
      <w:del w:author="Daniela Maria Charris Stand" w:date="2026-09-28T09:54:31.687Z" w16du:dateUtc="2026-09-28T09:54:31.687Z" w:id="405258133">
        <w:r w:rsidDel="36EA05EC">
          <w:delText xml:space="preserve">fija </w:delText>
        </w:r>
      </w:del>
      <w:ins w:author="Daniela Maria Charris Stand" w:date="2026-09-28T09:54:33.175Z" w16du:dateUtc="2026-09-28T09:54:33.175Z" w:id="693742848">
        <w:r w:rsidR="57C61AB7">
          <w:t xml:space="preserve">establece </w:t>
        </w:r>
      </w:ins>
      <w:r w:rsidR="36EA05EC">
        <w:rPr/>
        <w:t xml:space="preserve">un precio de bolsa </w:t>
      </w:r>
      <w:ins w:author="Daniela Maria Charris Stand" w:date="2026-09-28T09:49:51.925Z" w16du:dateUtc="2026-09-28T09:49:51.925Z" w:id="2067168442">
        <w:r w:rsidR="2940562E">
          <w:t xml:space="preserve">de la energía eléctrica </w:t>
        </w:r>
      </w:ins>
      <w:r w:rsidR="36EA05EC">
        <w:rPr/>
        <w:t>para cada hora del día</w:t>
      </w:r>
      <w:r w:rsidR="36EA05EC">
        <w:rPr/>
        <w:t xml:space="preserve">. </w:t>
      </w:r>
      <w:del w:author="Daniela Maria Charris Stand" w:date="2026-09-28T09:50:50.35Z" w16du:dateUtc="2026-09-28T09:50:50.35Z" w:id="1749629256">
        <w:r w:rsidDel="36EA05EC">
          <w:delText>Como</w:delText>
        </w:r>
      </w:del>
      <w:ins w:author="Daniela Maria Charris Stand" w:date="2026-09-28T09:54:49.486Z" w16du:dateUtc="2026-09-28T09:54:49.486Z" w:id="804836829">
        <w:r w:rsidR="546B40AB">
          <w:t>Dado</w:t>
        </w:r>
      </w:ins>
      <w:ins w:author="Daniela Maria Charris Stand" w:date="2026-09-28T09:50:54.433Z" w16du:dateUtc="2026-09-28T09:50:54.433Z" w:id="1151859176">
        <w:r w:rsidR="3E2A8D68">
          <w:t xml:space="preserve"> que</w:t>
        </w:r>
      </w:ins>
      <w:r w:rsidR="36EA05EC">
        <w:rPr/>
        <w:t xml:space="preserve"> cerca de</w:t>
      </w:r>
      <w:ins w:author="Daniela Maria Charris Stand" w:date="2026-09-28T09:50:57.041Z" w16du:dateUtc="2026-09-28T09:50:57.041Z" w:id="762697649">
        <w:r w:rsidR="0B33C1CE">
          <w:t>l</w:t>
        </w:r>
      </w:ins>
      <w:r w:rsidR="36EA05EC">
        <w:rPr/>
        <w:t xml:space="preserve"> 72</w:t>
      </w:r>
      <w:del w:author="Daniela Maria Charris Stand" w:date="2026-09-28T09:50:59.279Z" w16du:dateUtc="2026-09-28T09:50:59.279Z" w:id="1155926300">
        <w:r w:rsidDel="36EA05EC">
          <w:delText xml:space="preserve"> </w:delText>
        </w:r>
      </w:del>
      <w:r w:rsidR="36EA05EC">
        <w:rPr/>
        <w:t xml:space="preserve">% de la generación </w:t>
      </w:r>
      <w:del w:author="Daniela Maria Charris Stand" w:date="2026-09-28T09:51:05.124Z" w16du:dateUtc="2026-09-28T09:51:05.124Z" w:id="1400299218">
        <w:r w:rsidDel="36EA05EC">
          <w:delText>es</w:delText>
        </w:r>
      </w:del>
      <w:ins w:author="Daniela Maria Charris Stand" w:date="2026-09-28T09:51:10.272Z" w16du:dateUtc="2026-09-28T09:51:10.272Z" w:id="636771622">
        <w:r w:rsidR="4195ACE4">
          <w:t>proviene de centrales</w:t>
        </w:r>
      </w:ins>
      <w:r w:rsidR="36EA05EC">
        <w:rPr/>
        <w:t xml:space="preserve"> hidroeléctrica [1], es</w:t>
      </w:r>
      <w:ins w:author="Daniela Maria Charris Stand" w:date="2026-09-28T09:51:14.972Z" w16du:dateUtc="2026-09-28T09:51:14.972Z" w:id="1996638956">
        <w:r w:rsidR="32A29F7E">
          <w:t>t</w:t>
        </w:r>
      </w:ins>
      <w:r w:rsidR="36EA05EC">
        <w:rPr/>
        <w:t xml:space="preserve">e precio </w:t>
      </w:r>
      <w:del w:author="Daniela Maria Charris Stand" w:date="2026-09-28T09:55:21.256Z" w16du:dateUtc="2026-09-28T09:55:21.256Z" w:id="1262857003">
        <w:r w:rsidDel="36EA05EC">
          <w:delText>responde a la</w:delText>
        </w:r>
      </w:del>
      <w:ins w:author="Daniela Maria Charris Stand" w:date="2026-09-28T09:55:39.623Z" w16du:dateUtc="2026-09-28T09:55:39.623Z" w:id="1487188967">
        <w:r w:rsidR="0D7E9D66">
          <w:t xml:space="preserve"> está condicionado por diversos factores, entre ellos los </w:t>
        </w:r>
      </w:ins>
      <w:del w:author="Daniela Maria Charris Stand" w:date="2026-09-28T09:55:21.256Z" w16du:dateUtc="2026-09-28T09:55:21.256Z" w:id="190424667">
        <w:r w:rsidDel="36EA05EC">
          <w:delText xml:space="preserve"> </w:delText>
        </w:r>
      </w:del>
      <w:r w:rsidR="36EA05EC">
        <w:rPr/>
        <w:t>hidrol</w:t>
      </w:r>
      <w:ins w:author="Daniela Maria Charris Stand" w:date="2026-09-28T09:52:00.94Z" w16du:dateUtc="2026-09-28T09:52:00.94Z" w:id="1979171361">
        <w:r w:rsidR="2712A959">
          <w:t>ógicos</w:t>
        </w:r>
      </w:ins>
      <w:del w:author="Daniela Maria Charris Stand" w:date="2026-09-28T09:51:55.806Z" w16du:dateUtc="2026-09-28T09:51:55.806Z" w:id="468523553">
        <w:r w:rsidDel="36EA05EC">
          <w:delText>ogía</w:delText>
        </w:r>
      </w:del>
      <w:ins w:author="Daniela Maria Charris Stand" w:date="2026-09-28T09:55:43.698Z" w16du:dateUtc="2026-09-28T09:55:43.698Z" w:id="1763262180">
        <w:r w:rsidR="44975167">
          <w:t>-</w:t>
        </w:r>
      </w:ins>
      <w:del w:author="Daniela Maria Charris Stand" w:date="2026-09-28T09:55:46.693Z" w16du:dateUtc="2026-09-28T09:55:46.693Z" w:id="412723959">
        <w:r w:rsidDel="36EA05EC">
          <w:delText xml:space="preserve"> (</w:delText>
        </w:r>
      </w:del>
      <w:ins w:author="Daniela Maria Charris Stand" w:date="2026-09-28T09:55:48.165Z" w16du:dateUtc="2026-09-28T09:55:48.165Z" w:id="1738346113">
        <w:r w:rsidR="3E7A4B80">
          <w:t xml:space="preserve"> como el </w:t>
        </w:r>
      </w:ins>
      <w:r w:rsidR="36EA05EC">
        <w:rPr/>
        <w:t xml:space="preserve">nivel de </w:t>
      </w:r>
      <w:ins w:author="Daniela Maria Charris Stand" w:date="2026-09-28T09:55:52.882Z" w16du:dateUtc="2026-09-28T09:55:52.882Z" w:id="966164084">
        <w:r w:rsidR="7BA336C8">
          <w:t xml:space="preserve">los </w:t>
        </w:r>
      </w:ins>
      <w:r w:rsidR="36EA05EC">
        <w:rPr/>
        <w:t xml:space="preserve">embalses y </w:t>
      </w:r>
      <w:ins w:author="Daniela Maria Charris Stand" w:date="2026-09-28T09:55:55.335Z" w16du:dateUtc="2026-09-28T09:55:55.335Z" w:id="1988933202">
        <w:r w:rsidR="12B33AA6">
          <w:t xml:space="preserve">los </w:t>
        </w:r>
      </w:ins>
      <w:r w:rsidR="36EA05EC">
        <w:rPr/>
        <w:t>aportes de los ríos</w:t>
      </w:r>
      <w:del w:author="Daniela Maria Charris Stand" w:date="2026-09-28T09:55:59.75Z" w16du:dateUtc="2026-09-28T09:55:59.75Z" w:id="1051135166">
        <w:r w:rsidDel="36EA05EC">
          <w:delText>)</w:delText>
        </w:r>
      </w:del>
      <w:ins w:author="Daniela Maria Charris Stand" w:date="2026-09-28T09:55:59.827Z" w16du:dateUtc="2026-09-28T09:55:59.827Z" w:id="957820458">
        <w:r w:rsidR="30C44F70">
          <w:t>-</w:t>
        </w:r>
      </w:ins>
      <w:r w:rsidR="36EA05EC">
        <w:rPr/>
        <w:t xml:space="preserve"> y </w:t>
      </w:r>
      <w:del w:author="Daniela Maria Charris Stand" w:date="2026-09-28T09:52:08.98Z" w16du:dateUtc="2026-09-28T09:52:08.98Z" w:id="203687724">
        <w:r w:rsidDel="36EA05EC">
          <w:delText xml:space="preserve">a </w:delText>
        </w:r>
      </w:del>
      <w:del w:author="Daniela Maria Charris Stand" w:date="2026-09-28T09:56:07.182Z" w16du:dateUtc="2026-09-28T09:56:07.182Z" w:id="596717948">
        <w:r w:rsidDel="36EA05EC">
          <w:delText>su</w:delText>
        </w:r>
        <w:r w:rsidDel="36EA05EC">
          <w:delText xml:space="preserve"> modulación </w:delText>
        </w:r>
      </w:del>
      <w:ins w:author="Daniela Maria Charris Stand" w:date="2026-09-28T09:56:18.011Z" w16du:dateUtc="2026-09-28T09:56:18.011Z" w:id="1802285486">
        <w:r w:rsidR="4A9177C5">
          <w:t xml:space="preserve"> su variabilidad asociada al</w:t>
        </w:r>
      </w:ins>
      <w:del w:author="Daniela Maria Charris Stand" w:date="2026-09-28T09:56:20.302Z" w16du:dateUtc="2026-09-28T09:56:20.302Z" w:id="219557987">
        <w:r w:rsidDel="36EA05EC">
          <w:delText>por el</w:delText>
        </w:r>
      </w:del>
      <w:r w:rsidR="36EA05EC">
        <w:rPr/>
        <w:t xml:space="preserve"> fenómeno El Niño</w:t>
      </w:r>
      <w:ins w:author="Daniela Maria Charris Stand" w:date="2026-09-28T09:56:58.705Z" w16du:dateUtc="2026-09-28T09:56:58.705Z" w:id="2012814120">
        <w:r w:rsidR="69B8FA72">
          <w:t xml:space="preserve">. Esta dependencia de las condiciones hidrológicas y climáticas introduce altos niveles de incertidumbre en el comportamiento </w:t>
        </w:r>
      </w:ins>
      <w:ins w:author="Daniela Maria Charris Stand" w:date="2026-09-28T09:57:01.228Z" w16du:dateUtc="2026-09-28T09:57:01.228Z" w:id="1987356929">
        <w:r w:rsidR="69B8FA72">
          <w:t>del precio.</w:t>
        </w:r>
      </w:ins>
      <w:del w:author="Daniela Maria Charris Stand" w:date="2026-09-28T09:56:30.375Z" w16du:dateUtc="2026-09-28T09:56:30.375Z" w:id="55221289">
        <w:r w:rsidDel="36EA05EC">
          <w:delText>-Oscilación del Sur:</w:delText>
        </w:r>
      </w:del>
      <w:del w:author="Daniela Maria Charris Stand" w:date="2026-09-28T09:52:42.323Z" w16du:dateUtc="2026-09-28T09:52:42.323Z" w:id="735494189">
        <w:r w:rsidDel="36EA05EC">
          <w:delText xml:space="preserve"> </w:delText>
        </w:r>
      </w:del>
      <w:ins w:author="Daniela Maria Charris Stand" w:date="2026-09-28T09:57:05.616Z" w16du:dateUtc="2026-09-28T09:57:05.616Z" w:id="147386915">
        <w:r w:rsidR="7CA72E06">
          <w:t xml:space="preserve">Por ejemplo, </w:t>
        </w:r>
      </w:ins>
      <w:r w:rsidR="36EA05EC">
        <w:rPr/>
        <w:t>entre 2023 y 2024 el promedio diario osciló entre 107 y 2.499 COP/kWh [4]. Los agentes</w:t>
      </w:r>
      <w:ins w:author="Daniela Maria Charris Stand" w:date="2026-09-28T09:57:49.644Z" w16du:dateUtc="2026-09-28T09:57:49.644Z" w:id="962248890">
        <w:r w:rsidR="63BBDB5F">
          <w:t xml:space="preserve"> (vendedores y compradores)</w:t>
        </w:r>
      </w:ins>
      <w:del w:author="Daniela Maria Charris Stand" w:date="2026-09-28T09:57:52.272Z" w16du:dateUtc="2026-09-28T09:57:52.272Z" w:id="638122756">
        <w:r w:rsidDel="36EA05EC">
          <w:delText xml:space="preserve"> que compran o venden </w:delText>
        </w:r>
      </w:del>
      <w:del w:author="Daniela Maria Charris Stand" w:date="2026-09-28T09:58:07.411Z" w16du:dateUtc="2026-09-28T09:58:07.411Z" w:id="1536822875">
        <w:r w:rsidDel="36EA05EC">
          <w:delText>en</w:delText>
        </w:r>
      </w:del>
      <w:ins w:author="Daniela Maria Charris Stand" w:date="2026-09-28T09:58:15.559Z" w16du:dateUtc="2026-09-28T09:58:15.559Z" w:id="1101635068">
        <w:r w:rsidR="6EA0F3DE">
          <w:t xml:space="preserve"> que participan en el mercado</w:t>
        </w:r>
      </w:ins>
      <w:del w:author="Daniela Maria Charris Stand" w:date="2026-09-28T09:58:17.067Z" w16du:dateUtc="2026-09-28T09:58:17.067Z" w:id="1750341409">
        <w:r w:rsidDel="36EA05EC">
          <w:delText xml:space="preserve"> bolsa</w:delText>
        </w:r>
      </w:del>
      <w:r w:rsidR="36EA05EC">
        <w:rPr/>
        <w:t xml:space="preserve"> deben decidir</w:t>
      </w:r>
      <w:ins w:author="Daniela Maria Charris Stand" w:date="2026-09-28T09:58:23.553Z" w16du:dateUtc="2026-09-28T09:58:23.553Z" w:id="1670783916">
        <w:r w:rsidR="249F9B07">
          <w:t xml:space="preserve"> sus operaciones</w:t>
        </w:r>
      </w:ins>
      <w:r w:rsidR="36EA05EC">
        <w:rPr/>
        <w:t xml:space="preserve"> hora a hora</w:t>
      </w:r>
      <w:ins w:author="Daniela Maria Charris Stand" w:date="2026-09-28T09:58:25.692Z" w16du:dateUtc="2026-09-28T09:58:25.692Z" w:id="1228426471">
        <w:r w:rsidR="6D3A700A">
          <w:t>,</w:t>
        </w:r>
      </w:ins>
      <w:r w:rsidR="36EA05EC">
        <w:rPr/>
        <w:t xml:space="preserve"> bajo esa incertidumbre</w:t>
      </w:r>
      <w:ins w:author="Daniela Maria Charris Stand" w:date="2026-09-28T09:58:39.464Z" w16du:dateUtc="2026-09-28T09:58:39.464Z" w:id="327369748">
        <w:r w:rsidR="1ED50E09">
          <w:t>.</w:t>
        </w:r>
      </w:ins>
      <w:del w:author="Daniela Maria Charris Stand" w:date="2026-09-28T09:58:37.02Z" w16du:dateUtc="2026-09-28T09:58:37.02Z" w:id="336849513">
        <w:r w:rsidDel="36EA05EC">
          <w:delText>,</w:delText>
        </w:r>
      </w:del>
      <w:r w:rsidR="36EA05EC">
        <w:rPr/>
        <w:t xml:space="preserve"> </w:t>
      </w:r>
      <w:del w:author="Daniela Maria Charris Stand" w:date="2026-09-28T09:58:41.35Z" w16du:dateUtc="2026-09-28T09:58:41.35Z" w:id="1892202680">
        <w:r w:rsidDel="36EA05EC">
          <w:delText>y</w:delText>
        </w:r>
      </w:del>
      <w:ins w:author="Daniela Maria Charris Stand" w:date="2026-09-28T09:58:42.959Z" w16du:dateUtc="2026-09-28T09:58:42.959Z" w:id="1979608794">
        <w:r w:rsidR="609C79C7">
          <w:t>Por otro lado,</w:t>
        </w:r>
      </w:ins>
      <w:r w:rsidR="36EA05EC">
        <w:rPr/>
        <w:t xml:space="preserve"> </w:t>
      </w:r>
      <w:del w:author="Daniela Maria Charris Stand" w:date="2026-09-28T09:58:46.752Z" w16du:dateUtc="2026-09-28T09:58:46.752Z" w:id="858520929">
        <w:r w:rsidDel="36EA05EC">
          <w:delText xml:space="preserve">la literatura sobre </w:delText>
        </w:r>
      </w:del>
      <w:ins w:author="Daniela Maria Charris Stand" w:date="2026-09-28T09:58:50.785Z" w16du:dateUtc="2026-09-28T09:58:50.785Z" w:id="1682347806">
        <w:r w:rsidR="18A4680D">
          <w:t xml:space="preserve">los estudios que se han realizado sobre el </w:t>
        </w:r>
      </w:ins>
      <w:r w:rsidR="36EA05EC">
        <w:rPr/>
        <w:t xml:space="preserve">pronóstico </w:t>
      </w:r>
      <w:r w:rsidR="36EA05EC">
        <w:rPr/>
        <w:t>de precios eléctricos</w:t>
      </w:r>
      <w:ins w:author="Daniela Maria Charris Stand" w:date="2026-09-28T09:59:12.84Z" w16du:dateUtc="2026-09-28T09:59:12.84Z" w:id="940442161">
        <w:r w:rsidR="4ABAD27F">
          <w:t xml:space="preserve"> mediante series de tiempo</w:t>
        </w:r>
      </w:ins>
      <w:r w:rsidR="36EA05EC">
        <w:rPr/>
        <w:t xml:space="preserve"> </w:t>
      </w:r>
      <w:del w:author="Daniela Maria Charris Stand" w:date="2026-09-28T09:59:14.773Z" w16du:dateUtc="2026-09-28T09:59:14.773Z" w:id="1810645742">
        <w:r w:rsidDel="36EA05EC">
          <w:delText>muestra</w:delText>
        </w:r>
      </w:del>
      <w:del w:author="Daniela Maria Charris Stand" w:date="2026-09-28T09:59:14.774Z" w16du:dateUtc="2026-09-28T09:59:14.774Z" w:id="1416668592">
        <w:r w:rsidDel="36EA05EC">
          <w:delText xml:space="preserve"> </w:delText>
        </w:r>
      </w:del>
      <w:ins w:author="Daniela Maria Charris Stand" w:date="2026-09-28T09:59:16.723Z" w16du:dateUtc="2026-09-28T09:59:16.723Z" w:id="1577041953">
        <w:r w:rsidR="727DB2D4">
          <w:t xml:space="preserve">evidencian que </w:t>
        </w:r>
      </w:ins>
      <w:del w:author="Daniela Maria Charris Stand" w:date="2026-09-28T09:59:20.122Z" w16du:dateUtc="2026-09-28T09:59:20.122Z" w:id="1404978651">
        <w:r w:rsidDel="36EA05EC">
          <w:delText>que se trata de series con</w:delText>
        </w:r>
      </w:del>
      <w:r w:rsidR="36EA05EC">
        <w:rPr/>
        <w:t xml:space="preserve"> </w:t>
      </w:r>
      <w:ins w:author="Daniela Maria Charris Stand" w:date="2026-09-28T09:59:26.819Z" w16du:dateUtc="2026-09-28T09:59:26.819Z" w:id="1119541489">
        <w:r w:rsidR="73945E21">
          <w:t xml:space="preserve">éstas presentan </w:t>
        </w:r>
      </w:ins>
      <w:r w:rsidR="36EA05EC">
        <w:rPr/>
        <w:t>saltos, estacionalidad múltiple y cambios de régimen [5].</w:t>
      </w:r>
    </w:p>
    <w:p w:rsidR="00EE526E" w:rsidRDefault="00D67E16" w14:paraId="772F9A09" w14:textId="47385F8C">
      <w:pPr>
        <w:spacing w:after="100"/>
        <w:jc w:val="both"/>
      </w:pPr>
      <w:r w:rsidR="36EA05EC">
        <w:rPr/>
        <w:t>Con este proyecto</w:t>
      </w:r>
      <w:ins w:author="Daniela Maria Charris Stand" w:date="2026-09-28T09:59:46.657Z" w16du:dateUtc="2026-09-28T09:59:46.657Z" w:id="481093883">
        <w:r w:rsidR="0400A8AD">
          <w:t>,</w:t>
        </w:r>
      </w:ins>
      <w:r w:rsidR="36EA05EC">
        <w:rPr/>
        <w:t xml:space="preserve"> se construyó</w:t>
      </w:r>
      <w:del w:author="Daniela Maria Charris Stand" w:date="2026-09-28T09:59:49.138Z" w16du:dateUtc="2026-09-28T09:59:49.138Z" w:id="1847104084">
        <w:r w:rsidDel="36EA05EC">
          <w:delText>, a la fecha,</w:delText>
        </w:r>
      </w:del>
      <w:r w:rsidR="36EA05EC">
        <w:rPr/>
        <w:t xml:space="preserve"> una plataforma reproducible que adquiere y sincroniza a resolución horaria las series</w:t>
      </w:r>
      <w:ins w:author="Daniela Maria Charris Stand" w:date="2026-09-28T09:59:59.905Z" w16du:dateUtc="2026-09-28T09:59:59.905Z" w:id="1056596088">
        <w:r w:rsidR="24420578">
          <w:t xml:space="preserve"> d</w:t>
        </w:r>
      </w:ins>
      <w:ins w:author="Daniela Maria Charris Stand" w:date="2026-09-28T10:00:03.9Z" w16du:dateUtc="2026-09-28T10:00:03.9Z" w:id="1202735474">
        <w:r w:rsidR="24420578">
          <w:t>e tiempo provenientes de fuentes</w:t>
        </w:r>
      </w:ins>
      <w:r w:rsidR="36EA05EC">
        <w:rPr/>
        <w:t xml:space="preserve"> públicas</w:t>
      </w:r>
      <w:ins w:author="Daniela Maria Charris Stand" w:date="2026-09-28T10:00:14.036Z" w16du:dateUtc="2026-09-28T10:00:14.036Z" w:id="1329970466">
        <w:r w:rsidR="523C9B55">
          <w:t xml:space="preserve"> que caracterizan</w:t>
        </w:r>
      </w:ins>
      <w:del w:author="Daniela Maria Charris Stand" w:date="2026-09-28T10:00:14.713Z" w16du:dateUtc="2026-09-28T10:00:14.713Z" w:id="137344858">
        <w:r w:rsidDel="36EA05EC">
          <w:delText xml:space="preserve"> d</w:delText>
        </w:r>
      </w:del>
      <w:ins w:author="Daniela Maria Charris Stand" w:date="2026-09-28T10:00:33.998Z" w16du:dateUtc="2026-09-28T10:00:33.998Z" w:id="2080404127">
        <w:r w:rsidR="0D8F9A02">
          <w:t xml:space="preserve"> </w:t>
        </w:r>
      </w:ins>
      <w:r w:rsidR="36EA05EC">
        <w:rPr/>
        <w:t>e</w:t>
      </w:r>
      <w:r w:rsidR="36EA05EC">
        <w:rPr/>
        <w:t xml:space="preserve">l </w:t>
      </w:r>
      <w:del w:author="Daniela Maria Charris Stand" w:date="2026-09-28T10:00:37.677Z" w16du:dateUtc="2026-09-28T10:00:37.677Z" w:id="514371089">
        <w:r w:rsidDel="36EA05EC">
          <w:delText>mercado</w:delText>
        </w:r>
      </w:del>
      <w:ins w:author="Daniela Maria Charris Stand" w:date="2026-09-28T10:00:59.255Z" w16du:dateUtc="2026-09-28T10:00:59.255Z" w:id="486147767">
        <w:r w:rsidR="5696A636">
          <w:t xml:space="preserve">MEM colombiano. Utilizando </w:t>
        </w:r>
      </w:ins>
      <w:ins w:author="Daniela Maria Charris Stand" w:date="2026-09-28T10:01:02.221Z" w16du:dateUtc="2026-09-28T10:01:02.221Z" w:id="2123757606">
        <w:r w:rsidR="5696A636">
          <w:t>datos</w:t>
        </w:r>
      </w:ins>
      <w:del w:author="Daniela Maria Charris Stand" w:date="2026-09-28T10:01:04.564Z" w16du:dateUtc="2026-09-28T10:01:04.564Z" w:id="1922814613">
        <w:r w:rsidDel="36EA05EC">
          <w:delText xml:space="preserve"> entre</w:delText>
        </w:r>
      </w:del>
      <w:ins w:author="Daniela Maria Charris Stand" w:date="2026-09-28T10:01:04.945Z" w16du:dateUtc="2026-09-28T10:01:04.945Z" w:id="533837565">
        <w:r w:rsidR="70CAEA49">
          <w:t xml:space="preserve"> de</w:t>
        </w:r>
      </w:ins>
      <w:r w:rsidR="36EA05EC">
        <w:rPr/>
        <w:t xml:space="preserve"> </w:t>
      </w:r>
      <w:del w:author="Daniela Maria Charris Stand" w:date="2026-09-28T10:01:08.206Z" w16du:dateUtc="2026-09-28T10:01:08.206Z" w:id="1002293551">
        <w:r w:rsidDel="36EA05EC">
          <w:delText>e</w:delText>
        </w:r>
      </w:del>
      <w:ins w:author="Daniela Maria Charris Stand" w:date="2026-09-28T10:01:08.265Z" w16du:dateUtc="2026-09-28T10:01:08.265Z" w:id="233383377">
        <w:r w:rsidR="4C97A370">
          <w:t>E</w:t>
        </w:r>
      </w:ins>
      <w:r w:rsidR="36EA05EC">
        <w:rPr/>
        <w:t xml:space="preserve">nero de 2019 </w:t>
      </w:r>
      <w:del w:author="Daniela Maria Charris Stand" w:date="2026-09-28T10:01:11.148Z" w16du:dateUtc="2026-09-28T10:01:11.148Z" w:id="1310846736">
        <w:r w:rsidDel="36EA05EC">
          <w:delText>y</w:delText>
        </w:r>
      </w:del>
      <w:ins w:author="Daniela Maria Charris Stand" w:date="2026-09-28T10:01:11.472Z" w16du:dateUtc="2026-09-28T10:01:11.472Z" w:id="136582295">
        <w:r w:rsidR="1815DD87">
          <w:t>a</w:t>
        </w:r>
      </w:ins>
      <w:r w:rsidR="36EA05EC">
        <w:rPr/>
        <w:t xml:space="preserve"> </w:t>
      </w:r>
      <w:del w:author="Daniela Maria Charris Stand" w:date="2026-09-28T10:01:12.367Z" w16du:dateUtc="2026-09-28T10:01:12.367Z" w:id="827071957">
        <w:r w:rsidDel="36EA05EC">
          <w:delText>a</w:delText>
        </w:r>
      </w:del>
      <w:ins w:author="Daniela Maria Charris Stand" w:date="2026-09-28T10:01:12.427Z" w16du:dateUtc="2026-09-28T10:01:12.427Z" w:id="621234275">
        <w:r w:rsidR="1815DD87">
          <w:t>A</w:t>
        </w:r>
      </w:ins>
      <w:r w:rsidR="36EA05EC">
        <w:rPr/>
        <w:t xml:space="preserve">gosto de 2026, </w:t>
      </w:r>
      <w:del w:author="Daniela Maria Charris Stand" w:date="2026-09-28T10:01:15.235Z" w16du:dateUtc="2026-09-28T10:01:15.235Z" w:id="1486934024">
        <w:r w:rsidDel="36EA05EC">
          <w:delText>las</w:delText>
        </w:r>
      </w:del>
      <w:ins w:author="Daniela Maria Charris Stand" w:date="2026-09-28T10:01:17.059Z" w16du:dateUtc="2026-09-28T10:01:17.059Z" w:id="1737363537">
        <w:r w:rsidR="205DBD02">
          <w:t>se</w:t>
        </w:r>
      </w:ins>
      <w:del w:author="Daniela Maria Charris Stand" w:date="2026-09-28T10:01:18.426Z" w16du:dateUtc="2026-09-28T10:01:18.426Z" w:id="935809608">
        <w:r w:rsidDel="36EA05EC">
          <w:delText xml:space="preserve"> </w:delText>
        </w:r>
      </w:del>
      <w:r w:rsidR="36EA05EC">
        <w:rPr/>
        <w:t>caracteriza</w:t>
      </w:r>
      <w:ins w:author="Daniela Maria Charris Stand" w:date="2026-09-28T10:01:22.618Z" w16du:dateUtc="2026-09-28T10:01:22.618Z" w:id="1686243604">
        <w:r w:rsidR="35591651">
          <w:t>ron</w:t>
        </w:r>
      </w:ins>
      <w:r w:rsidR="36EA05EC">
        <w:rPr/>
        <w:t xml:space="preserve"> en tiempo y frecuencia para seleccionar variables predictoras</w:t>
      </w:r>
      <w:ins w:author="Daniela Maria Charris Stand" w:date="2026-09-28T10:01:49.093Z" w16du:dateUtc="2026-09-28T10:01:49.093Z" w:id="1938980335">
        <w:r w:rsidR="7EF36A3F">
          <w:t>. Con éstas,</w:t>
        </w:r>
      </w:ins>
      <w:del w:author="Daniela Maria Charris Stand" w:date="2026-09-28T10:01:46.961Z" w16du:dateUtc="2026-09-28T10:01:46.961Z" w:id="620738708">
        <w:r w:rsidDel="36EA05EC">
          <w:delText>,</w:delText>
        </w:r>
      </w:del>
      <w:r w:rsidR="36EA05EC">
        <w:rPr/>
        <w:t xml:space="preserve"> </w:t>
      </w:r>
      <w:ins w:author="Daniela Maria Charris Stand" w:date="2026-09-28T10:01:52.349Z" w16du:dateUtc="2026-09-28T10:01:52.349Z" w:id="60045581">
        <w:r w:rsidR="5E5020C4">
          <w:t xml:space="preserve">se </w:t>
        </w:r>
      </w:ins>
      <w:r w:rsidR="36EA05EC">
        <w:rPr/>
        <w:t>compara</w:t>
      </w:r>
      <w:ins w:author="Daniela Maria Charris Stand" w:date="2026-09-28T10:01:53.968Z" w16du:dateUtc="2026-09-28T10:01:53.968Z" w:id="1657390133">
        <w:r w:rsidR="28D1450C">
          <w:t>n</w:t>
        </w:r>
      </w:ins>
      <w:r w:rsidR="36EA05EC">
        <w:rPr/>
        <w:t xml:space="preserve"> seis familias de modelos</w:t>
      </w:r>
      <w:ins w:author="Daniela Maria Charris Stand" w:date="2026-09-28T10:01:58.615Z" w16du:dateUtc="2026-09-28T10:01:58.615Z" w:id="1289040132">
        <w:r w:rsidR="5756230D">
          <w:t xml:space="preserve"> de predicción</w:t>
        </w:r>
      </w:ins>
      <w:r w:rsidR="36EA05EC">
        <w:rPr/>
        <w:t xml:space="preserve"> y </w:t>
      </w:r>
      <w:del w:author="Daniela Maria Charris Stand" w:date="2026-09-28T10:02:02.05Z" w16du:dateUtc="2026-09-28T10:02:02.05Z" w:id="1460254559">
        <w:r w:rsidDel="36EA05EC">
          <w:delText xml:space="preserve">los </w:delText>
        </w:r>
      </w:del>
      <w:ins w:author="Daniela Maria Charris Stand" w:date="2026-09-28T10:02:07.924Z" w16du:dateUtc="2026-09-28T10:02:07.924Z" w:id="950810451">
        <w:r w:rsidR="32FEDBAB">
          <w:t xml:space="preserve">se </w:t>
        </w:r>
      </w:ins>
      <w:r w:rsidR="36EA05EC">
        <w:rPr/>
        <w:t>combina</w:t>
      </w:r>
      <w:ins w:author="Daniela Maria Charris Stand" w:date="2026-09-28T10:02:04.605Z" w16du:dateUtc="2026-09-28T10:02:04.605Z" w:id="1571953690">
        <w:r w:rsidR="22857CD7">
          <w:t>n</w:t>
        </w:r>
      </w:ins>
      <w:r w:rsidR="36EA05EC">
        <w:rPr/>
        <w:t xml:space="preserve"> en un ensamble</w:t>
      </w:r>
      <w:ins w:author="Daniela Maria Charris Stand" w:date="2026-09-28T10:02:11.206Z" w16du:dateUtc="2026-09-28T10:02:11.206Z" w:id="189563883">
        <w:r w:rsidR="38BFB904">
          <w:t>,</w:t>
        </w:r>
      </w:ins>
      <w:r w:rsidR="36EA05EC">
        <w:rPr/>
        <w:t xml:space="preserve"> </w:t>
      </w:r>
      <w:del w:author="Daniela Maria Charris Stand" w:date="2026-09-28T10:02:14.186Z" w16du:dateUtc="2026-09-28T10:02:14.186Z" w:id="1724279029">
        <w:r w:rsidDel="36EA05EC">
          <w:delText>que reduce el</w:delText>
        </w:r>
      </w:del>
      <w:ins w:author="Daniela Maria Charris Stand" w:date="2026-09-28T10:02:15.301Z" w16du:dateUtc="2026-09-28T10:02:15.301Z" w:id="330735889">
        <w:r w:rsidR="7B8F7A8D">
          <w:t>reduciendo</w:t>
        </w:r>
      </w:ins>
      <w:r w:rsidR="36EA05EC">
        <w:rPr/>
        <w:t xml:space="preserve"> </w:t>
      </w:r>
      <w:commentRangeStart w:id="895591309"/>
      <w:r w:rsidR="36EA05EC">
        <w:rPr/>
        <w:t>error</w:t>
      </w:r>
      <w:commentRangeEnd w:id="895591309"/>
      <w:r>
        <w:rPr>
          <w:rStyle w:val="CommentReference"/>
        </w:rPr>
        <w:commentReference w:id="895591309"/>
      </w:r>
      <w:r w:rsidR="36EA05EC">
        <w:rPr/>
        <w:t xml:space="preserve"> en 27</w:t>
      </w:r>
      <w:del w:author="Daniela Maria Charris Stand" w:date="2026-09-28T10:02:27.478Z" w16du:dateUtc="2026-09-28T10:02:27.478Z" w:id="1426343332">
        <w:r w:rsidDel="36EA05EC">
          <w:delText xml:space="preserve"> </w:delText>
        </w:r>
      </w:del>
      <w:r w:rsidR="36EA05EC">
        <w:rPr/>
        <w:t xml:space="preserve">% frente a la </w:t>
      </w:r>
      <w:commentRangeStart w:id="762691090"/>
      <w:r w:rsidR="36EA05EC">
        <w:rPr/>
        <w:t>persistencia</w:t>
      </w:r>
      <w:commentRangeEnd w:id="762691090"/>
      <w:r>
        <w:rPr>
          <w:rStyle w:val="CommentReference"/>
        </w:rPr>
        <w:commentReference w:id="762691090"/>
      </w:r>
      <w:del w:author="Daniela Maria Charris Stand" w:date="2026-09-28T10:03:07.987Z" w16du:dateUtc="2026-09-28T10:03:07.987Z" w:id="1289221051">
        <w:r w:rsidDel="36EA05EC">
          <w:delText xml:space="preserve"> con significan</w:delText>
        </w:r>
        <w:r w:rsidDel="36EA05EC">
          <w:delText xml:space="preserve">cia </w:delText>
        </w:r>
        <w:r w:rsidDel="36EA05EC">
          <w:delText>estadística,</w:delText>
        </w:r>
      </w:del>
      <w:ins w:author="Daniela Maria Charris Stand" w:date="2026-09-28T10:03:13.532Z" w16du:dateUtc="2026-09-28T10:03:13.532Z" w:id="2070536271">
        <w:r w:rsidR="45191691">
          <w:t>.</w:t>
        </w:r>
        <w:r w:rsidR="45191691">
          <w:t xml:space="preserve"> A través de este e</w:t>
        </w:r>
        <w:r w:rsidR="6DB34449">
          <w:t>n</w:t>
        </w:r>
        <w:r w:rsidR="45191691">
          <w:t>samble,</w:t>
        </w:r>
      </w:ins>
      <w:r w:rsidR="36EA05EC">
        <w:rPr/>
        <w:t xml:space="preserve"> </w:t>
      </w:r>
      <w:del w:author="Daniela Maria Charris Stand" w:date="2026-09-28T10:03:15.027Z" w16du:dateUtc="2026-09-28T10:03:15.027Z" w:id="120081757">
        <w:r w:rsidDel="36EA05EC">
          <w:delText xml:space="preserve">y </w:delText>
        </w:r>
      </w:del>
      <w:ins w:author="Daniela Maria Charris Stand" w:date="2026-09-28T10:03:15.341Z" w16du:dateUtc="2026-09-28T10:03:15.341Z" w:id="445215345">
        <w:r w:rsidR="20C0E7FD">
          <w:t xml:space="preserve">se </w:t>
        </w:r>
      </w:ins>
      <w:r w:rsidR="36EA05EC">
        <w:rPr/>
        <w:t xml:space="preserve">traduce el pronóstico y su incertidumbre en señales de comprar, vender o esperar según el rol del usuario, visibles en un </w:t>
      </w:r>
      <w:r w:rsidR="36EA05EC">
        <w:rPr/>
        <w:t>dashboard</w:t>
      </w:r>
      <w:r w:rsidR="36EA05EC">
        <w:rPr/>
        <w:t>. El trabajo sigue las cinco fases del Anexo 1 [2] (adquisición y caracterización, modelado, comparación f</w:t>
      </w:r>
      <w:r w:rsidR="36EA05EC">
        <w:rPr/>
        <w:t xml:space="preserve">ormal y motor de decisión, imágenes de decisión y validación), con evaluación estrictamente fuera de muestra y la prueba de Diebold-Mariano [6], siguiendo las buenas prácticas del </w:t>
      </w:r>
      <w:commentRangeStart w:id="1866514025"/>
      <w:r w:rsidR="36EA05EC">
        <w:rPr/>
        <w:t xml:space="preserve">área </w:t>
      </w:r>
      <w:commentRangeEnd w:id="1866514025"/>
      <w:r>
        <w:rPr>
          <w:rStyle w:val="CommentReference"/>
        </w:rPr>
        <w:commentReference w:id="1866514025"/>
      </w:r>
      <w:r w:rsidR="36EA05EC">
        <w:rPr/>
        <w:t>[7].</w:t>
      </w:r>
    </w:p>
    <w:p w:rsidR="00482E0E" w:rsidP="00F67BB1" w:rsidRDefault="00D67E16" w14:paraId="78354540" w14:textId="77777777">
      <w:pPr>
        <w:pStyle w:val="Heading1"/>
        <w:keepNext/>
        <w:pageBreakBefore/>
        <w:numPr>
          <w:ilvl w:val="0"/>
          <w:numId w:val="4"/>
        </w:numPr>
        <w:spacing w:before="420"/>
      </w:pPr>
      <w:bookmarkStart w:name="_Toc240440238" w:id="24"/>
      <w:bookmarkStart w:name="_Toc241072112" w:id="25"/>
      <w:bookmarkStart w:name="_Toc241072478" w:id="26"/>
      <w:bookmarkStart w:name="_Toc241232091" w:id="27"/>
      <w:r>
        <w:t>Objetivos</w:t>
      </w:r>
      <w:bookmarkEnd w:id="24"/>
      <w:bookmarkEnd w:id="25"/>
      <w:bookmarkEnd w:id="26"/>
      <w:bookmarkEnd w:id="27"/>
    </w:p>
    <w:p w:rsidR="00482E0E" w:rsidP="00F67BB1" w:rsidRDefault="00D67E16" w14:paraId="2EAE9D5D" w14:textId="77777777">
      <w:pPr>
        <w:pStyle w:val="Heading2"/>
        <w:keepNext/>
        <w:numPr>
          <w:ilvl w:val="1"/>
          <w:numId w:val="4"/>
        </w:numPr>
        <w:spacing w:before="300"/>
      </w:pPr>
      <w:bookmarkStart w:name="_Toc240440239" w:id="28"/>
      <w:bookmarkStart w:name="_Toc241072113" w:id="29"/>
      <w:bookmarkStart w:name="_Toc241072479" w:id="30"/>
      <w:bookmarkStart w:name="_Toc241232092" w:id="31"/>
      <w:r>
        <w:t>Objetivo general</w:t>
      </w:r>
      <w:bookmarkEnd w:id="28"/>
      <w:bookmarkEnd w:id="29"/>
      <w:bookmarkEnd w:id="30"/>
      <w:bookmarkEnd w:id="31"/>
    </w:p>
    <w:p w:rsidR="00EE526E" w:rsidRDefault="00D67E16" w14:paraId="7BD7CF06" w14:textId="77777777">
      <w:pPr>
        <w:spacing w:after="100"/>
        <w:jc w:val="both"/>
      </w:pPr>
      <w:r>
        <w:t>Diseñar, implementar y validar una plat</w:t>
      </w:r>
      <w:r>
        <w:t xml:space="preserve">aforma de procesamiento de datos que permita el análisis y pronóstico del precio de la energía en el mercado eléctrico colombiano para la toma de decisiones </w:t>
      </w:r>
      <w:r>
        <w:rPr>
          <w:b/>
        </w:rPr>
        <w:t>(avance: 74 %)</w:t>
      </w:r>
      <w:r>
        <w:t>.</w:t>
      </w:r>
    </w:p>
    <w:p w:rsidR="00EE526E" w:rsidRDefault="00D67E16" w14:paraId="212E1C02" w14:textId="77777777">
      <w:pPr>
        <w:spacing w:after="100"/>
        <w:jc w:val="both"/>
      </w:pPr>
      <w:commentRangeStart w:id="1047255303"/>
      <w:r w:rsidR="36EA05EC">
        <w:rPr/>
        <w:t xml:space="preserve">El objetivo es verificable en las Conclusiones con tres criterios medibles: que la </w:t>
      </w:r>
      <w:r w:rsidR="36EA05EC">
        <w:rPr/>
        <w:t xml:space="preserve">plataforma procese el rango histórico completo sin huecos, que su pronóstico supere a la persistencia con significancia estadística (α = 0,05) y que el motor de decisión sea validado mediante backtesting y con usuarios. Los objetivos están transcritos del </w:t>
      </w:r>
      <w:r w:rsidR="36EA05EC">
        <w:rPr/>
        <w:t>Anexo 1 [2], cuyo numeral 3 no puede modificarse durante el semestre; el título, del numeral 1, tampoco.</w:t>
      </w:r>
      <w:commentRangeEnd w:id="1047255303"/>
      <w:r>
        <w:rPr>
          <w:rStyle w:val="CommentReference"/>
        </w:rPr>
        <w:commentReference w:id="1047255303"/>
      </w:r>
    </w:p>
    <w:p w:rsidR="00482E0E" w:rsidP="00F67BB1" w:rsidRDefault="00D67E16" w14:paraId="00F531E7" w14:textId="77777777">
      <w:pPr>
        <w:pStyle w:val="Heading2"/>
        <w:keepNext/>
        <w:numPr>
          <w:ilvl w:val="1"/>
          <w:numId w:val="4"/>
        </w:numPr>
        <w:spacing w:before="300"/>
      </w:pPr>
      <w:bookmarkStart w:name="_Toc240440240" w:id="32"/>
      <w:bookmarkStart w:name="_Toc241072114" w:id="33"/>
      <w:bookmarkStart w:name="_Toc241072480" w:id="34"/>
      <w:bookmarkStart w:name="_Toc241232093" w:id="35"/>
      <w:r>
        <w:t>Objetivos específicos</w:t>
      </w:r>
      <w:bookmarkEnd w:id="32"/>
      <w:bookmarkEnd w:id="33"/>
      <w:bookmarkEnd w:id="34"/>
      <w:bookmarkEnd w:id="35"/>
    </w:p>
    <w:p w:rsidR="00EE526E" w:rsidRDefault="00D67E16" w14:paraId="59880EBC" w14:textId="77777777">
      <w:pPr>
        <w:spacing w:after="60"/>
        <w:ind w:left="426" w:hanging="284"/>
        <w:jc w:val="both"/>
      </w:pPr>
      <w:r>
        <w:t>•</w:t>
      </w:r>
      <w:r>
        <w:tab/>
      </w:r>
      <w:r>
        <w:rPr>
          <w:b/>
        </w:rPr>
        <w:t>OE1.</w:t>
      </w:r>
      <w:r>
        <w:t xml:space="preserve"> Adquirir, sincronizar y caracterizar temporal y espectralmente las series históricas de las variables del mercado, mediant</w:t>
      </w:r>
      <w:r>
        <w:t xml:space="preserve">e técnicas de procesamiento de datos, para seleccionar variables predictoras. </w:t>
      </w:r>
      <w:r>
        <w:rPr>
          <w:b/>
        </w:rPr>
        <w:t>(100 %)</w:t>
      </w:r>
    </w:p>
    <w:p w:rsidR="00EE526E" w:rsidRDefault="00D67E16" w14:paraId="53AA1565" w14:textId="77777777">
      <w:pPr>
        <w:spacing w:after="60"/>
        <w:ind w:left="426" w:hanging="284"/>
        <w:jc w:val="both"/>
      </w:pPr>
      <w:r>
        <w:t>•</w:t>
      </w:r>
      <w:r>
        <w:tab/>
      </w:r>
      <w:r>
        <w:rPr>
          <w:b/>
        </w:rPr>
        <w:t>OE2.</w:t>
      </w:r>
      <w:r>
        <w:t xml:space="preserve"> Implementar y evaluar diferentes modelos de pronóstico del precio de bolsa, comparando precisión frente a persistencia, robustez, costo computacional e interpretab</w:t>
      </w:r>
      <w:r>
        <w:t xml:space="preserve">ilidad. </w:t>
      </w:r>
      <w:r>
        <w:rPr>
          <w:b/>
        </w:rPr>
        <w:t>(90 %)</w:t>
      </w:r>
    </w:p>
    <w:p w:rsidR="00EE526E" w:rsidRDefault="00D67E16" w14:paraId="3F03937E" w14:textId="77777777">
      <w:pPr>
        <w:spacing w:after="60"/>
        <w:ind w:left="426" w:hanging="284"/>
        <w:jc w:val="both"/>
      </w:pPr>
      <w:r>
        <w:t>•</w:t>
      </w:r>
      <w:r>
        <w:tab/>
      </w:r>
      <w:r>
        <w:rPr>
          <w:b/>
        </w:rPr>
        <w:t>OE3.</w:t>
      </w:r>
      <w:r>
        <w:t xml:space="preserve"> Diseñar e implementar un motor de decisión que traduzca los pronósticos y su incertidumbre en señales de compra, venta o espera. </w:t>
      </w:r>
      <w:r>
        <w:rPr>
          <w:b/>
        </w:rPr>
        <w:t>(70 %)</w:t>
      </w:r>
    </w:p>
    <w:p w:rsidR="00EE526E" w:rsidRDefault="00D67E16" w14:paraId="073E0D69" w14:textId="77777777">
      <w:pPr>
        <w:spacing w:after="60"/>
        <w:ind w:left="426" w:hanging="284"/>
        <w:jc w:val="both"/>
      </w:pPr>
      <w:r>
        <w:t>•</w:t>
      </w:r>
      <w:r>
        <w:tab/>
      </w:r>
      <w:r>
        <w:rPr>
          <w:b/>
        </w:rPr>
        <w:t>OE4.</w:t>
      </w:r>
      <w:r>
        <w:t xml:space="preserve"> Validar el funcionamiento del motor para la toma de decisiones. </w:t>
      </w:r>
      <w:r>
        <w:rPr>
          <w:b/>
        </w:rPr>
        <w:t>(35 %)</w:t>
      </w:r>
    </w:p>
    <w:p w:rsidR="00482E0E" w:rsidP="00F67BB1" w:rsidRDefault="00D67E16" w14:paraId="7295374E" w14:textId="77777777">
      <w:pPr>
        <w:pStyle w:val="Heading1"/>
        <w:keepNext/>
        <w:numPr>
          <w:ilvl w:val="0"/>
          <w:numId w:val="4"/>
        </w:numPr>
        <w:spacing w:before="420"/>
      </w:pPr>
      <w:bookmarkStart w:name="_Toc240440241" w:id="36"/>
      <w:bookmarkStart w:name="_Toc241072115" w:id="37"/>
      <w:bookmarkStart w:name="_Toc241072481" w:id="38"/>
      <w:bookmarkStart w:name="_Toc241232094" w:id="39"/>
      <w:r>
        <w:t>Delimitación</w:t>
      </w:r>
      <w:bookmarkEnd w:id="36"/>
      <w:bookmarkEnd w:id="37"/>
      <w:bookmarkEnd w:id="38"/>
      <w:bookmarkEnd w:id="39"/>
    </w:p>
    <w:p w:rsidR="00482E0E" w:rsidP="00F67BB1" w:rsidRDefault="00D67E16" w14:paraId="61779416" w14:textId="77777777">
      <w:pPr>
        <w:pStyle w:val="Heading2"/>
        <w:keepNext w:val="1"/>
        <w:numPr>
          <w:ilvl w:val="1"/>
          <w:numId w:val="4"/>
        </w:numPr>
        <w:spacing w:before="300"/>
        <w:rPr/>
      </w:pPr>
      <w:bookmarkStart w:name="_Toc240440242" w:id="40"/>
      <w:bookmarkStart w:name="_Toc241072116" w:id="41"/>
      <w:bookmarkStart w:name="_Toc241072482" w:id="42"/>
      <w:bookmarkStart w:name="_Toc241232095" w:id="43"/>
      <w:commentRangeStart w:id="1411912142"/>
      <w:r w:rsidR="36EA05EC">
        <w:rPr/>
        <w:t>Alcance</w:t>
      </w:r>
      <w:r w:rsidR="36EA05EC">
        <w:rPr/>
        <w:t>s</w:t>
      </w:r>
      <w:bookmarkEnd w:id="40"/>
      <w:bookmarkEnd w:id="41"/>
      <w:bookmarkEnd w:id="42"/>
      <w:bookmarkEnd w:id="43"/>
      <w:commentRangeEnd w:id="1411912142"/>
      <w:r>
        <w:rPr>
          <w:rStyle w:val="CommentReference"/>
        </w:rPr>
        <w:commentReference w:id="1411912142"/>
      </w:r>
    </w:p>
    <w:p w:rsidR="00EE526E" w:rsidRDefault="00D67E16" w14:paraId="4378E76F" w14:textId="77777777">
      <w:pPr>
        <w:spacing w:after="100"/>
        <w:jc w:val="both"/>
      </w:pPr>
      <w:r>
        <w:t>La Tabla 2 resume lo que cubre el proyecto según el Anexo 1 [2] y el estado de cada alcance.</w:t>
      </w:r>
    </w:p>
    <w:p w:rsidR="00EE526E" w:rsidRDefault="00D67E16" w14:paraId="10536631" w14:textId="77777777">
      <w:pPr>
        <w:keepNext/>
        <w:spacing w:before="120" w:after="60"/>
        <w:jc w:val="center"/>
      </w:pPr>
      <w:r>
        <w:rPr>
          <w:b/>
          <w:sz w:val="20"/>
          <w:szCs w:val="20"/>
        </w:rPr>
        <w:t>Tabla 2.</w:t>
      </w:r>
      <w:r>
        <w:rPr>
          <w:sz w:val="20"/>
          <w:szCs w:val="20"/>
        </w:rPr>
        <w:t xml:space="preserve"> Alcances por objetivo específico y estado a la fecha.</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59"/>
        <w:gridCol w:w="6114"/>
        <w:gridCol w:w="2277"/>
      </w:tblGrid>
      <w:tr w:rsidR="00EE526E" w14:paraId="17027E45" w14:textId="77777777">
        <w:trPr>
          <w:tblHeader/>
          <w:jc w:val="center"/>
        </w:trPr>
        <w:tc>
          <w:tcPr>
            <w:tcW w:w="958" w:type="dxa"/>
            <w:shd w:val="clear" w:color="auto" w:fill="2E2E2E"/>
            <w:tcMar>
              <w:top w:w="50" w:type="dxa"/>
              <w:left w:w="80" w:type="dxa"/>
              <w:bottom w:w="50" w:type="dxa"/>
              <w:right w:w="80" w:type="dxa"/>
            </w:tcMar>
            <w:vAlign w:val="center"/>
          </w:tcPr>
          <w:p w:rsidR="00EE526E" w:rsidRDefault="00D67E16" w14:paraId="6A84299C" w14:textId="77777777">
            <w:pPr>
              <w:keepNext/>
              <w:jc w:val="center"/>
            </w:pPr>
            <w:r>
              <w:rPr>
                <w:b/>
                <w:color w:val="FFFFFF"/>
                <w:sz w:val="17"/>
                <w:szCs w:val="17"/>
              </w:rPr>
              <w:t>Objetivo</w:t>
            </w:r>
          </w:p>
        </w:tc>
        <w:tc>
          <w:tcPr>
            <w:tcW w:w="6113" w:type="dxa"/>
            <w:shd w:val="clear" w:color="auto" w:fill="2E2E2E"/>
            <w:tcMar>
              <w:top w:w="50" w:type="dxa"/>
              <w:left w:w="80" w:type="dxa"/>
              <w:bottom w:w="50" w:type="dxa"/>
              <w:right w:w="80" w:type="dxa"/>
            </w:tcMar>
            <w:vAlign w:val="center"/>
          </w:tcPr>
          <w:p w:rsidR="00EE526E" w:rsidRDefault="00D67E16" w14:paraId="6B3D2E45" w14:textId="77777777">
            <w:pPr>
              <w:keepNext/>
              <w:jc w:val="center"/>
            </w:pPr>
            <w:r>
              <w:rPr>
                <w:b/>
                <w:color w:val="FFFFFF"/>
                <w:sz w:val="17"/>
                <w:szCs w:val="17"/>
              </w:rPr>
              <w:t>Alcance</w:t>
            </w:r>
          </w:p>
        </w:tc>
        <w:tc>
          <w:tcPr>
            <w:tcW w:w="2277" w:type="dxa"/>
            <w:shd w:val="clear" w:color="auto" w:fill="2E2E2E"/>
            <w:tcMar>
              <w:top w:w="50" w:type="dxa"/>
              <w:left w:w="80" w:type="dxa"/>
              <w:bottom w:w="50" w:type="dxa"/>
              <w:right w:w="80" w:type="dxa"/>
            </w:tcMar>
            <w:vAlign w:val="center"/>
          </w:tcPr>
          <w:p w:rsidR="00EE526E" w:rsidRDefault="00D67E16" w14:paraId="2524FCC9" w14:textId="77777777">
            <w:pPr>
              <w:keepNext/>
              <w:jc w:val="center"/>
            </w:pPr>
            <w:r>
              <w:rPr>
                <w:b/>
                <w:color w:val="FFFFFF"/>
                <w:sz w:val="17"/>
                <w:szCs w:val="17"/>
              </w:rPr>
              <w:t>Estado</w:t>
            </w:r>
          </w:p>
        </w:tc>
      </w:tr>
      <w:tr w:rsidR="00EE526E" w14:paraId="4F0D41D6" w14:textId="77777777">
        <w:trPr>
          <w:cantSplit/>
          <w:jc w:val="center"/>
        </w:trPr>
        <w:tc>
          <w:tcPr>
            <w:tcW w:w="958" w:type="dxa"/>
            <w:tcMar>
              <w:top w:w="50" w:type="dxa"/>
              <w:left w:w="80" w:type="dxa"/>
              <w:bottom w:w="50" w:type="dxa"/>
              <w:right w:w="80" w:type="dxa"/>
            </w:tcMar>
            <w:vAlign w:val="center"/>
          </w:tcPr>
          <w:p w:rsidR="00EE526E" w:rsidRDefault="00D67E16" w14:paraId="55B2C8F9" w14:textId="77777777">
            <w:pPr>
              <w:keepNext/>
              <w:jc w:val="center"/>
            </w:pPr>
            <w:r>
              <w:rPr>
                <w:b/>
                <w:sz w:val="17"/>
                <w:szCs w:val="17"/>
              </w:rPr>
              <w:t>OE1</w:t>
            </w:r>
          </w:p>
        </w:tc>
        <w:tc>
          <w:tcPr>
            <w:tcW w:w="6113" w:type="dxa"/>
            <w:tcMar>
              <w:top w:w="50" w:type="dxa"/>
              <w:left w:w="80" w:type="dxa"/>
              <w:bottom w:w="50" w:type="dxa"/>
              <w:right w:w="80" w:type="dxa"/>
            </w:tcMar>
            <w:vAlign w:val="center"/>
          </w:tcPr>
          <w:p w:rsidR="00EE526E" w:rsidRDefault="00D67E16" w14:paraId="46D4E33B" w14:textId="77777777">
            <w:pPr>
              <w:keepNext/>
            </w:pPr>
            <w:r>
              <w:rPr>
                <w:sz w:val="17"/>
                <w:szCs w:val="17"/>
              </w:rPr>
              <w:t>Datos públicos (XM/SIMEM, NOAA); adquisición automatizada por API REST; sincronización horaria de precio, demanda, generación, embalses y aportes; histórico ene-2019 a ago-2026; caracterización temporal y espectral.</w:t>
            </w:r>
          </w:p>
        </w:tc>
        <w:tc>
          <w:tcPr>
            <w:tcW w:w="2277" w:type="dxa"/>
            <w:tcMar>
              <w:top w:w="50" w:type="dxa"/>
              <w:left w:w="80" w:type="dxa"/>
              <w:bottom w:w="50" w:type="dxa"/>
              <w:right w:w="80" w:type="dxa"/>
            </w:tcMar>
            <w:vAlign w:val="center"/>
          </w:tcPr>
          <w:p w:rsidR="00EE526E" w:rsidRDefault="00D67E16" w14:paraId="701E220D" w14:textId="77777777">
            <w:pPr>
              <w:keepNext/>
            </w:pPr>
            <w:r>
              <w:rPr>
                <w:sz w:val="17"/>
                <w:szCs w:val="17"/>
              </w:rPr>
              <w:t>Cumplido</w:t>
            </w:r>
          </w:p>
        </w:tc>
      </w:tr>
      <w:tr w:rsidR="00EE526E" w14:paraId="7E9344D9" w14:textId="77777777">
        <w:trPr>
          <w:cantSplit/>
          <w:jc w:val="center"/>
        </w:trPr>
        <w:tc>
          <w:tcPr>
            <w:tcW w:w="958" w:type="dxa"/>
            <w:tcMar>
              <w:top w:w="50" w:type="dxa"/>
              <w:left w:w="80" w:type="dxa"/>
              <w:bottom w:w="50" w:type="dxa"/>
              <w:right w:w="80" w:type="dxa"/>
            </w:tcMar>
            <w:vAlign w:val="center"/>
          </w:tcPr>
          <w:p w:rsidR="00EE526E" w:rsidRDefault="00D67E16" w14:paraId="4AA384FC" w14:textId="77777777">
            <w:pPr>
              <w:keepNext/>
              <w:jc w:val="center"/>
            </w:pPr>
            <w:r>
              <w:rPr>
                <w:b/>
                <w:sz w:val="17"/>
                <w:szCs w:val="17"/>
              </w:rPr>
              <w:t>OE2</w:t>
            </w:r>
          </w:p>
        </w:tc>
        <w:tc>
          <w:tcPr>
            <w:tcW w:w="6113" w:type="dxa"/>
            <w:tcMar>
              <w:top w:w="50" w:type="dxa"/>
              <w:left w:w="80" w:type="dxa"/>
              <w:bottom w:w="50" w:type="dxa"/>
              <w:right w:w="80" w:type="dxa"/>
            </w:tcMar>
            <w:vAlign w:val="center"/>
          </w:tcPr>
          <w:p w:rsidR="00EE526E" w:rsidRDefault="00D67E16" w14:paraId="7E319401" w14:textId="77777777">
            <w:pPr>
              <w:keepNext/>
            </w:pPr>
            <w:r>
              <w:rPr>
                <w:sz w:val="17"/>
                <w:szCs w:val="17"/>
              </w:rPr>
              <w:t>Características compartidas (rezagos, promedios móviles, armónicas de calendario) para al menos 2 modelos; horizonte de 24 a 72 h; evaluación con MAE, RMSE, MAPE, persistencia y costo computacional.</w:t>
            </w:r>
          </w:p>
        </w:tc>
        <w:tc>
          <w:tcPr>
            <w:tcW w:w="2277" w:type="dxa"/>
            <w:tcMar>
              <w:top w:w="50" w:type="dxa"/>
              <w:left w:w="80" w:type="dxa"/>
              <w:bottom w:w="50" w:type="dxa"/>
              <w:right w:w="80" w:type="dxa"/>
            </w:tcMar>
            <w:vAlign w:val="center"/>
          </w:tcPr>
          <w:p w:rsidR="00EE526E" w:rsidRDefault="00D67E16" w14:paraId="4F07F01C" w14:textId="77777777">
            <w:pPr>
              <w:keepNext/>
            </w:pPr>
            <w:r>
              <w:rPr>
                <w:sz w:val="17"/>
                <w:szCs w:val="17"/>
              </w:rPr>
              <w:t>Cumplido (40 variables, 6 modelos)</w:t>
            </w:r>
          </w:p>
        </w:tc>
      </w:tr>
      <w:tr w:rsidR="00EE526E" w14:paraId="0BB3A790" w14:textId="77777777">
        <w:trPr>
          <w:cantSplit/>
          <w:jc w:val="center"/>
        </w:trPr>
        <w:tc>
          <w:tcPr>
            <w:tcW w:w="958" w:type="dxa"/>
            <w:tcMar>
              <w:top w:w="50" w:type="dxa"/>
              <w:left w:w="80" w:type="dxa"/>
              <w:bottom w:w="50" w:type="dxa"/>
              <w:right w:w="80" w:type="dxa"/>
            </w:tcMar>
            <w:vAlign w:val="center"/>
          </w:tcPr>
          <w:p w:rsidR="00EE526E" w:rsidRDefault="00D67E16" w14:paraId="72C54180" w14:textId="77777777">
            <w:pPr>
              <w:keepNext/>
              <w:jc w:val="center"/>
            </w:pPr>
            <w:r>
              <w:rPr>
                <w:b/>
                <w:sz w:val="17"/>
                <w:szCs w:val="17"/>
              </w:rPr>
              <w:t>OE3</w:t>
            </w:r>
          </w:p>
        </w:tc>
        <w:tc>
          <w:tcPr>
            <w:tcW w:w="6113" w:type="dxa"/>
            <w:tcMar>
              <w:top w:w="50" w:type="dxa"/>
              <w:left w:w="80" w:type="dxa"/>
              <w:bottom w:w="50" w:type="dxa"/>
              <w:right w:w="80" w:type="dxa"/>
            </w:tcMar>
            <w:vAlign w:val="center"/>
          </w:tcPr>
          <w:p w:rsidR="00EE526E" w:rsidRDefault="00D67E16" w14:paraId="146EB155" w14:textId="77777777">
            <w:pPr>
              <w:keepNext/>
            </w:pPr>
            <w:r>
              <w:rPr>
                <w:sz w:val="17"/>
                <w:szCs w:val="17"/>
              </w:rPr>
              <w:t>Motor por percent</w:t>
            </w:r>
            <w:r>
              <w:rPr>
                <w:sz w:val="17"/>
                <w:szCs w:val="17"/>
              </w:rPr>
              <w:t>iles del precio y su incertidumbre según rol; material visual con metadatos; dashboard integrado; biblioteca de 4-5 tipos de imágenes.</w:t>
            </w:r>
          </w:p>
        </w:tc>
        <w:tc>
          <w:tcPr>
            <w:tcW w:w="2277" w:type="dxa"/>
            <w:tcMar>
              <w:top w:w="50" w:type="dxa"/>
              <w:left w:w="80" w:type="dxa"/>
              <w:bottom w:w="50" w:type="dxa"/>
              <w:right w:w="80" w:type="dxa"/>
            </w:tcMar>
            <w:vAlign w:val="center"/>
          </w:tcPr>
          <w:p w:rsidR="00EE526E" w:rsidRDefault="00D67E16" w14:paraId="7595B7A8" w14:textId="77777777">
            <w:pPr>
              <w:keepNext/>
            </w:pPr>
            <w:r>
              <w:rPr>
                <w:sz w:val="17"/>
                <w:szCs w:val="17"/>
              </w:rPr>
              <w:t>Motor y dashboard funcionales; biblioteca pendiente</w:t>
            </w:r>
          </w:p>
        </w:tc>
      </w:tr>
      <w:tr w:rsidR="00EE526E" w14:paraId="0721D9D8" w14:textId="77777777">
        <w:trPr>
          <w:cantSplit/>
          <w:jc w:val="center"/>
        </w:trPr>
        <w:tc>
          <w:tcPr>
            <w:tcW w:w="958" w:type="dxa"/>
            <w:tcMar>
              <w:top w:w="50" w:type="dxa"/>
              <w:left w:w="80" w:type="dxa"/>
              <w:bottom w:w="50" w:type="dxa"/>
              <w:right w:w="80" w:type="dxa"/>
            </w:tcMar>
            <w:vAlign w:val="center"/>
          </w:tcPr>
          <w:p w:rsidR="00EE526E" w:rsidRDefault="00D67E16" w14:paraId="062FF8C9" w14:textId="77777777">
            <w:pPr>
              <w:jc w:val="center"/>
            </w:pPr>
            <w:r>
              <w:rPr>
                <w:b/>
                <w:sz w:val="17"/>
                <w:szCs w:val="17"/>
              </w:rPr>
              <w:t>OE4</w:t>
            </w:r>
          </w:p>
        </w:tc>
        <w:tc>
          <w:tcPr>
            <w:tcW w:w="6113" w:type="dxa"/>
            <w:tcMar>
              <w:top w:w="50" w:type="dxa"/>
              <w:left w:w="80" w:type="dxa"/>
              <w:bottom w:w="50" w:type="dxa"/>
              <w:right w:w="80" w:type="dxa"/>
            </w:tcMar>
            <w:vAlign w:val="center"/>
          </w:tcPr>
          <w:p w:rsidR="00EE526E" w:rsidRDefault="00D67E16" w14:paraId="7967F6B5" w14:textId="77777777">
            <w:r>
              <w:rPr>
                <w:sz w:val="17"/>
                <w:szCs w:val="17"/>
              </w:rPr>
              <w:t>Backtesting de la estrategia de recomendación; validación del da</w:t>
            </w:r>
            <w:r>
              <w:rPr>
                <w:sz w:val="17"/>
                <w:szCs w:val="17"/>
              </w:rPr>
              <w:t>shboard con 3-5 usuarios.</w:t>
            </w:r>
          </w:p>
        </w:tc>
        <w:tc>
          <w:tcPr>
            <w:tcW w:w="2277" w:type="dxa"/>
            <w:tcMar>
              <w:top w:w="50" w:type="dxa"/>
              <w:left w:w="80" w:type="dxa"/>
              <w:bottom w:w="50" w:type="dxa"/>
              <w:right w:w="80" w:type="dxa"/>
            </w:tcMar>
            <w:vAlign w:val="center"/>
          </w:tcPr>
          <w:p w:rsidR="00EE526E" w:rsidRDefault="00D67E16" w14:paraId="247066BB" w14:textId="77777777">
            <w:r>
              <w:rPr>
                <w:sz w:val="17"/>
                <w:szCs w:val="17"/>
              </w:rPr>
              <w:t>Backtest hecho; usuarios pendiente</w:t>
            </w:r>
          </w:p>
        </w:tc>
      </w:tr>
    </w:tbl>
    <w:p w:rsidR="00EE526E" w:rsidRDefault="00EE526E" w14:paraId="38AEF901" w14:textId="77777777">
      <w:pPr>
        <w:spacing w:after="60"/>
        <w:jc w:val="both"/>
      </w:pPr>
    </w:p>
    <w:p w:rsidR="00482E0E" w:rsidP="00F67BB1" w:rsidRDefault="00D67E16" w14:paraId="2B93646C" w14:textId="77777777">
      <w:pPr>
        <w:pStyle w:val="Heading2"/>
        <w:keepNext w:val="1"/>
        <w:numPr>
          <w:ilvl w:val="1"/>
          <w:numId w:val="4"/>
        </w:numPr>
        <w:spacing w:before="300"/>
        <w:rPr/>
      </w:pPr>
      <w:bookmarkStart w:name="_Toc240440243" w:id="44"/>
      <w:bookmarkStart w:name="_Toc241072117" w:id="45"/>
      <w:bookmarkStart w:name="_Toc241072483" w:id="46"/>
      <w:bookmarkStart w:name="_Toc241232096" w:id="47"/>
      <w:commentRangeStart w:id="451666949"/>
      <w:r w:rsidR="36EA05EC">
        <w:rPr/>
        <w:t>Limitaciones</w:t>
      </w:r>
      <w:bookmarkEnd w:id="44"/>
      <w:bookmarkEnd w:id="45"/>
      <w:bookmarkEnd w:id="46"/>
      <w:bookmarkEnd w:id="47"/>
      <w:commentRangeEnd w:id="451666949"/>
      <w:r>
        <w:rPr>
          <w:rStyle w:val="CommentReference"/>
        </w:rPr>
        <w:commentReference w:id="451666949"/>
      </w:r>
    </w:p>
    <w:p w:rsidR="00EE526E" w:rsidRDefault="00D67E16" w14:paraId="50803A88" w14:textId="77777777">
      <w:pPr>
        <w:spacing w:after="100"/>
        <w:jc w:val="both"/>
      </w:pPr>
      <w:r>
        <w:t>La Tabla 3 lista lo que el proyecto no cubre y por qué se excluyó.</w:t>
      </w:r>
    </w:p>
    <w:p w:rsidR="00EE526E" w:rsidRDefault="00D67E16" w14:paraId="62524F31" w14:textId="77777777">
      <w:pPr>
        <w:keepNext/>
        <w:spacing w:before="120" w:after="60"/>
        <w:jc w:val="center"/>
      </w:pPr>
      <w:r>
        <w:rPr>
          <w:b/>
          <w:sz w:val="20"/>
          <w:szCs w:val="20"/>
        </w:rPr>
        <w:t>Tabla 3.</w:t>
      </w:r>
      <w:r>
        <w:rPr>
          <w:sz w:val="20"/>
          <w:szCs w:val="20"/>
        </w:rPr>
        <w:t xml:space="preserve"> Limitaciones y motivo de su exclusión.</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58"/>
        <w:gridCol w:w="4196"/>
        <w:gridCol w:w="4196"/>
      </w:tblGrid>
      <w:tr w:rsidR="00EE526E" w14:paraId="5E4F97B9" w14:textId="77777777">
        <w:trPr>
          <w:tblHeader/>
          <w:jc w:val="center"/>
        </w:trPr>
        <w:tc>
          <w:tcPr>
            <w:tcW w:w="958" w:type="dxa"/>
            <w:shd w:val="clear" w:color="auto" w:fill="2E2E2E"/>
            <w:tcMar>
              <w:top w:w="50" w:type="dxa"/>
              <w:left w:w="80" w:type="dxa"/>
              <w:bottom w:w="50" w:type="dxa"/>
              <w:right w:w="80" w:type="dxa"/>
            </w:tcMar>
            <w:vAlign w:val="center"/>
          </w:tcPr>
          <w:p w:rsidR="00EE526E" w:rsidRDefault="00D67E16" w14:paraId="0AB4F833" w14:textId="77777777">
            <w:pPr>
              <w:keepNext/>
              <w:jc w:val="center"/>
            </w:pPr>
            <w:r>
              <w:rPr>
                <w:b/>
                <w:color w:val="FFFFFF"/>
                <w:sz w:val="17"/>
                <w:szCs w:val="17"/>
              </w:rPr>
              <w:t>Objetivo</w:t>
            </w:r>
          </w:p>
        </w:tc>
        <w:tc>
          <w:tcPr>
            <w:tcW w:w="4195" w:type="dxa"/>
            <w:shd w:val="clear" w:color="auto" w:fill="2E2E2E"/>
            <w:tcMar>
              <w:top w:w="50" w:type="dxa"/>
              <w:left w:w="80" w:type="dxa"/>
              <w:bottom w:w="50" w:type="dxa"/>
              <w:right w:w="80" w:type="dxa"/>
            </w:tcMar>
            <w:vAlign w:val="center"/>
          </w:tcPr>
          <w:p w:rsidR="00EE526E" w:rsidRDefault="00D67E16" w14:paraId="5BA2777F" w14:textId="77777777">
            <w:pPr>
              <w:keepNext/>
              <w:jc w:val="center"/>
            </w:pPr>
            <w:r>
              <w:rPr>
                <w:b/>
                <w:color w:val="FFFFFF"/>
                <w:sz w:val="17"/>
                <w:szCs w:val="17"/>
              </w:rPr>
              <w:t>No se cubre</w:t>
            </w:r>
          </w:p>
        </w:tc>
        <w:tc>
          <w:tcPr>
            <w:tcW w:w="4195" w:type="dxa"/>
            <w:shd w:val="clear" w:color="auto" w:fill="2E2E2E"/>
            <w:tcMar>
              <w:top w:w="50" w:type="dxa"/>
              <w:left w:w="80" w:type="dxa"/>
              <w:bottom w:w="50" w:type="dxa"/>
              <w:right w:w="80" w:type="dxa"/>
            </w:tcMar>
            <w:vAlign w:val="center"/>
          </w:tcPr>
          <w:p w:rsidR="00EE526E" w:rsidRDefault="00D67E16" w14:paraId="02CF1B1B" w14:textId="77777777">
            <w:pPr>
              <w:keepNext/>
              <w:jc w:val="center"/>
            </w:pPr>
            <w:r>
              <w:rPr>
                <w:b/>
                <w:color w:val="FFFFFF"/>
                <w:sz w:val="17"/>
                <w:szCs w:val="17"/>
              </w:rPr>
              <w:t>Motivo</w:t>
            </w:r>
          </w:p>
        </w:tc>
      </w:tr>
      <w:tr w:rsidR="00EE526E" w14:paraId="68C1D44C" w14:textId="77777777">
        <w:trPr>
          <w:cantSplit/>
          <w:jc w:val="center"/>
        </w:trPr>
        <w:tc>
          <w:tcPr>
            <w:tcW w:w="958" w:type="dxa"/>
            <w:tcMar>
              <w:top w:w="50" w:type="dxa"/>
              <w:left w:w="80" w:type="dxa"/>
              <w:bottom w:w="50" w:type="dxa"/>
              <w:right w:w="80" w:type="dxa"/>
            </w:tcMar>
            <w:vAlign w:val="center"/>
          </w:tcPr>
          <w:p w:rsidR="00EE526E" w:rsidRDefault="00D67E16" w14:paraId="2E7C87E6" w14:textId="77777777">
            <w:pPr>
              <w:keepNext/>
              <w:jc w:val="center"/>
            </w:pPr>
            <w:r>
              <w:rPr>
                <w:b/>
                <w:sz w:val="17"/>
                <w:szCs w:val="17"/>
              </w:rPr>
              <w:t>OE1</w:t>
            </w:r>
          </w:p>
        </w:tc>
        <w:tc>
          <w:tcPr>
            <w:tcW w:w="4195" w:type="dxa"/>
            <w:tcMar>
              <w:top w:w="50" w:type="dxa"/>
              <w:left w:w="80" w:type="dxa"/>
              <w:bottom w:w="50" w:type="dxa"/>
              <w:right w:w="80" w:type="dxa"/>
            </w:tcMar>
            <w:vAlign w:val="center"/>
          </w:tcPr>
          <w:p w:rsidR="00EE526E" w:rsidRDefault="00D67E16" w14:paraId="7A765E6A" w14:textId="77777777">
            <w:pPr>
              <w:keepNext/>
            </w:pPr>
            <w:r>
              <w:rPr>
                <w:sz w:val="17"/>
                <w:szCs w:val="17"/>
              </w:rPr>
              <w:t>Datos propietarios; fenómenos intra-horarios; desglose de generación por tipo de recurso.</w:t>
            </w:r>
          </w:p>
        </w:tc>
        <w:tc>
          <w:tcPr>
            <w:tcW w:w="4195" w:type="dxa"/>
            <w:tcMar>
              <w:top w:w="50" w:type="dxa"/>
              <w:left w:w="80" w:type="dxa"/>
              <w:bottom w:w="50" w:type="dxa"/>
              <w:right w:w="80" w:type="dxa"/>
            </w:tcMar>
            <w:vAlign w:val="center"/>
          </w:tcPr>
          <w:p w:rsidR="00EE526E" w:rsidRDefault="00D67E16" w14:paraId="2A10FCE0" w14:textId="77777777">
            <w:pPr>
              <w:keepNext/>
            </w:pPr>
            <w:r>
              <w:rPr>
                <w:sz w:val="17"/>
                <w:szCs w:val="17"/>
              </w:rPr>
              <w:t>Acceso a datos; el precio se fija por hora; alcance acordado en el Anexo 1 (solo agregados del sistema).</w:t>
            </w:r>
          </w:p>
        </w:tc>
      </w:tr>
      <w:tr w:rsidR="00EE526E" w14:paraId="4AC11985" w14:textId="77777777">
        <w:trPr>
          <w:cantSplit/>
          <w:jc w:val="center"/>
        </w:trPr>
        <w:tc>
          <w:tcPr>
            <w:tcW w:w="958" w:type="dxa"/>
            <w:tcMar>
              <w:top w:w="50" w:type="dxa"/>
              <w:left w:w="80" w:type="dxa"/>
              <w:bottom w:w="50" w:type="dxa"/>
              <w:right w:w="80" w:type="dxa"/>
            </w:tcMar>
            <w:vAlign w:val="center"/>
          </w:tcPr>
          <w:p w:rsidR="00EE526E" w:rsidRDefault="00D67E16" w14:paraId="6EFA46EA" w14:textId="77777777">
            <w:pPr>
              <w:keepNext/>
              <w:jc w:val="center"/>
            </w:pPr>
            <w:r>
              <w:rPr>
                <w:b/>
                <w:sz w:val="17"/>
                <w:szCs w:val="17"/>
              </w:rPr>
              <w:t>OE2</w:t>
            </w:r>
          </w:p>
        </w:tc>
        <w:tc>
          <w:tcPr>
            <w:tcW w:w="4195" w:type="dxa"/>
            <w:tcMar>
              <w:top w:w="50" w:type="dxa"/>
              <w:left w:w="80" w:type="dxa"/>
              <w:bottom w:w="50" w:type="dxa"/>
              <w:right w:w="80" w:type="dxa"/>
            </w:tcMar>
            <w:vAlign w:val="center"/>
          </w:tcPr>
          <w:p w:rsidR="00EE526E" w:rsidRDefault="00D67E16" w14:paraId="127F8103" w14:textId="77777777">
            <w:pPr>
              <w:keepNext/>
            </w:pPr>
            <w:r>
              <w:rPr>
                <w:sz w:val="17"/>
                <w:szCs w:val="17"/>
              </w:rPr>
              <w:t>Horizontes fuera de 24-72 h; modelos sin respaldo en la literatura.</w:t>
            </w:r>
          </w:p>
        </w:tc>
        <w:tc>
          <w:tcPr>
            <w:tcW w:w="4195" w:type="dxa"/>
            <w:tcMar>
              <w:top w:w="50" w:type="dxa"/>
              <w:left w:w="80" w:type="dxa"/>
              <w:bottom w:w="50" w:type="dxa"/>
              <w:right w:w="80" w:type="dxa"/>
            </w:tcMar>
            <w:vAlign w:val="center"/>
          </w:tcPr>
          <w:p w:rsidR="00EE526E" w:rsidRDefault="00D67E16" w14:paraId="40850943" w14:textId="77777777">
            <w:pPr>
              <w:keepNext/>
            </w:pPr>
            <w:r>
              <w:rPr>
                <w:sz w:val="17"/>
                <w:szCs w:val="17"/>
              </w:rPr>
              <w:t>Horizonte útil para decisiones de bolsa; exigencia de respaldo bibliográfico.</w:t>
            </w:r>
          </w:p>
        </w:tc>
      </w:tr>
      <w:tr w:rsidR="00EE526E" w14:paraId="03089B23" w14:textId="77777777">
        <w:trPr>
          <w:cantSplit/>
          <w:jc w:val="center"/>
        </w:trPr>
        <w:tc>
          <w:tcPr>
            <w:tcW w:w="958" w:type="dxa"/>
            <w:tcMar>
              <w:top w:w="50" w:type="dxa"/>
              <w:left w:w="80" w:type="dxa"/>
              <w:bottom w:w="50" w:type="dxa"/>
              <w:right w:w="80" w:type="dxa"/>
            </w:tcMar>
            <w:vAlign w:val="center"/>
          </w:tcPr>
          <w:p w:rsidR="00EE526E" w:rsidRDefault="00D67E16" w14:paraId="6CFCD669" w14:textId="77777777">
            <w:pPr>
              <w:keepNext/>
              <w:jc w:val="center"/>
            </w:pPr>
            <w:r>
              <w:rPr>
                <w:b/>
                <w:sz w:val="17"/>
                <w:szCs w:val="17"/>
              </w:rPr>
              <w:t>OE3</w:t>
            </w:r>
          </w:p>
        </w:tc>
        <w:tc>
          <w:tcPr>
            <w:tcW w:w="4195" w:type="dxa"/>
            <w:tcMar>
              <w:top w:w="50" w:type="dxa"/>
              <w:left w:w="80" w:type="dxa"/>
              <w:bottom w:w="50" w:type="dxa"/>
              <w:right w:w="80" w:type="dxa"/>
            </w:tcMar>
            <w:vAlign w:val="center"/>
          </w:tcPr>
          <w:p w:rsidR="00EE526E" w:rsidRDefault="00D67E16" w14:paraId="3ABA64D8" w14:textId="77777777">
            <w:pPr>
              <w:keepNext/>
            </w:pPr>
            <w:r>
              <w:rPr>
                <w:sz w:val="17"/>
                <w:szCs w:val="17"/>
              </w:rPr>
              <w:t>Transacciones automáticas o integración con el despacho; simulación estructural del despacho.</w:t>
            </w:r>
          </w:p>
        </w:tc>
        <w:tc>
          <w:tcPr>
            <w:tcW w:w="4195" w:type="dxa"/>
            <w:tcMar>
              <w:top w:w="50" w:type="dxa"/>
              <w:left w:w="80" w:type="dxa"/>
              <w:bottom w:w="50" w:type="dxa"/>
              <w:right w:w="80" w:type="dxa"/>
            </w:tcMar>
            <w:vAlign w:val="center"/>
          </w:tcPr>
          <w:p w:rsidR="00EE526E" w:rsidRDefault="00D67E16" w14:paraId="1BBB7F1F" w14:textId="77777777">
            <w:pPr>
              <w:keepNext/>
            </w:pPr>
            <w:r>
              <w:rPr>
                <w:sz w:val="17"/>
                <w:szCs w:val="17"/>
              </w:rPr>
              <w:t xml:space="preserve">Regulación </w:t>
            </w:r>
            <w:r>
              <w:rPr>
                <w:sz w:val="17"/>
                <w:szCs w:val="17"/>
              </w:rPr>
              <w:t>y responsabilidad; tiempo y alcance técnico del semestre.</w:t>
            </w:r>
          </w:p>
        </w:tc>
      </w:tr>
      <w:tr w:rsidR="00EE526E" w14:paraId="6EE036D9" w14:textId="77777777">
        <w:trPr>
          <w:cantSplit/>
          <w:jc w:val="center"/>
        </w:trPr>
        <w:tc>
          <w:tcPr>
            <w:tcW w:w="958" w:type="dxa"/>
            <w:tcMar>
              <w:top w:w="50" w:type="dxa"/>
              <w:left w:w="80" w:type="dxa"/>
              <w:bottom w:w="50" w:type="dxa"/>
              <w:right w:w="80" w:type="dxa"/>
            </w:tcMar>
            <w:vAlign w:val="center"/>
          </w:tcPr>
          <w:p w:rsidR="00EE526E" w:rsidRDefault="00D67E16" w14:paraId="7C343D24" w14:textId="77777777">
            <w:pPr>
              <w:jc w:val="center"/>
            </w:pPr>
            <w:r>
              <w:rPr>
                <w:b/>
                <w:sz w:val="17"/>
                <w:szCs w:val="17"/>
              </w:rPr>
              <w:t>OE4</w:t>
            </w:r>
          </w:p>
        </w:tc>
        <w:tc>
          <w:tcPr>
            <w:tcW w:w="4195" w:type="dxa"/>
            <w:tcMar>
              <w:top w:w="50" w:type="dxa"/>
              <w:left w:w="80" w:type="dxa"/>
              <w:bottom w:w="50" w:type="dxa"/>
              <w:right w:w="80" w:type="dxa"/>
            </w:tcMar>
            <w:vAlign w:val="center"/>
          </w:tcPr>
          <w:p w:rsidR="00EE526E" w:rsidRDefault="00D67E16" w14:paraId="7B1A8D75" w14:textId="77777777">
            <w:r>
              <w:rPr>
                <w:sz w:val="17"/>
                <w:szCs w:val="17"/>
              </w:rPr>
              <w:t>Estudio formal de usabilidad (&gt; 5 personas); garantía fuera del rango histórico.</w:t>
            </w:r>
          </w:p>
        </w:tc>
        <w:tc>
          <w:tcPr>
            <w:tcW w:w="4195" w:type="dxa"/>
            <w:tcMar>
              <w:top w:w="50" w:type="dxa"/>
              <w:left w:w="80" w:type="dxa"/>
              <w:bottom w:w="50" w:type="dxa"/>
              <w:right w:w="80" w:type="dxa"/>
            </w:tcMar>
            <w:vAlign w:val="center"/>
          </w:tcPr>
          <w:p w:rsidR="00EE526E" w:rsidRDefault="00D67E16" w14:paraId="44B1AA54" w14:textId="77777777">
            <w:r>
              <w:rPr>
                <w:sz w:val="17"/>
                <w:szCs w:val="17"/>
              </w:rPr>
              <w:t>Tiempo; el backtesting solo cubre condiciones ya ocurridas.</w:t>
            </w:r>
          </w:p>
        </w:tc>
      </w:tr>
    </w:tbl>
    <w:p w:rsidR="00EE526E" w:rsidRDefault="00EE526E" w14:paraId="2AA516F9" w14:textId="77777777">
      <w:pPr>
        <w:spacing w:after="60"/>
        <w:jc w:val="both"/>
      </w:pPr>
    </w:p>
    <w:p w:rsidR="00482E0E" w:rsidP="00F67BB1" w:rsidRDefault="00D67E16" w14:paraId="1A6F16EA" w14:textId="77777777">
      <w:pPr>
        <w:pStyle w:val="Heading2"/>
        <w:keepNext/>
        <w:numPr>
          <w:ilvl w:val="1"/>
          <w:numId w:val="4"/>
        </w:numPr>
        <w:spacing w:before="300"/>
      </w:pPr>
      <w:bookmarkStart w:name="_Toc240440244" w:id="48"/>
      <w:bookmarkStart w:name="_Toc241072118" w:id="49"/>
      <w:bookmarkStart w:name="_Toc241072484" w:id="50"/>
      <w:bookmarkStart w:name="_Toc241232097" w:id="51"/>
      <w:r>
        <w:t>Entregables</w:t>
      </w:r>
      <w:bookmarkEnd w:id="48"/>
      <w:bookmarkEnd w:id="49"/>
      <w:bookmarkEnd w:id="50"/>
      <w:bookmarkEnd w:id="51"/>
    </w:p>
    <w:p w:rsidR="00EE526E" w:rsidRDefault="00D67E16" w14:paraId="32CEDB49" w14:textId="77777777">
      <w:pPr>
        <w:spacing w:after="100"/>
        <w:jc w:val="both"/>
      </w:pPr>
      <w:commentRangeStart w:id="136452367"/>
      <w:r w:rsidR="36EA05EC">
        <w:rPr/>
        <w:t>Según el Anexo 1 [2]: dataset integrado 2019-2026, notebooks de análisis y modelado, repositorio en GitHub e informe de avance (</w:t>
      </w:r>
      <w:r w:rsidRPr="571BBE60" w:rsidR="36EA05EC">
        <w:rPr>
          <w:b w:val="1"/>
          <w:bCs w:val="1"/>
        </w:rPr>
        <w:t>entregados</w:t>
      </w:r>
      <w:r w:rsidR="36EA05EC">
        <w:rPr/>
        <w:t>); módulo de recomendación con backtesting y dashboard (</w:t>
      </w:r>
      <w:r w:rsidRPr="571BBE60" w:rsidR="36EA05EC">
        <w:rPr>
          <w:b w:val="1"/>
          <w:bCs w:val="1"/>
        </w:rPr>
        <w:t>versión 1 funcional</w:t>
      </w:r>
      <w:r w:rsidR="36EA05EC">
        <w:rPr/>
        <w:t>); biblioteca de imágenes de apoyo (</w:t>
      </w:r>
      <w:r w:rsidRPr="571BBE60" w:rsidR="36EA05EC">
        <w:rPr>
          <w:b w:val="1"/>
          <w:bCs w:val="1"/>
        </w:rPr>
        <w:t>en curs</w:t>
      </w:r>
      <w:r w:rsidRPr="571BBE60" w:rsidR="36EA05EC">
        <w:rPr>
          <w:b w:val="1"/>
          <w:bCs w:val="1"/>
        </w:rPr>
        <w:t>o</w:t>
      </w:r>
      <w:r w:rsidR="36EA05EC">
        <w:rPr/>
        <w:t>); manual de uso del motor (</w:t>
      </w:r>
      <w:r w:rsidRPr="571BBE60" w:rsidR="36EA05EC">
        <w:rPr>
          <w:b w:val="1"/>
          <w:bCs w:val="1"/>
        </w:rPr>
        <w:t>borrador técnico</w:t>
      </w:r>
      <w:r w:rsidR="36EA05EC">
        <w:rPr/>
        <w:t>); e informe final, póster, presentación y video de la semana 16 (</w:t>
      </w:r>
      <w:r w:rsidRPr="571BBE60" w:rsidR="36EA05EC">
        <w:rPr>
          <w:b w:val="1"/>
          <w:bCs w:val="1"/>
        </w:rPr>
        <w:t>pendientes</w:t>
      </w:r>
      <w:r w:rsidR="36EA05EC">
        <w:rPr/>
        <w:t>).</w:t>
      </w:r>
      <w:commentRangeEnd w:id="136452367"/>
      <w:r>
        <w:rPr>
          <w:rStyle w:val="CommentReference"/>
        </w:rPr>
        <w:commentReference w:id="136452367"/>
      </w:r>
    </w:p>
    <w:p w:rsidRPr="00CF4876" w:rsidR="00CF4876" w:rsidP="00CF4876" w:rsidRDefault="00CF4876" w14:paraId="44BF55E9" w14:textId="77777777">
      <w:pPr>
        <w:rPr>
          <w:b/>
          <w:bCs/>
          <w:color w:val="1F4E79"/>
          <w:sz w:val="30"/>
          <w:szCs w:val="30"/>
        </w:rPr>
      </w:pPr>
      <w:bookmarkStart w:name="_Toc240440245" w:id="52"/>
    </w:p>
    <w:p w:rsidR="00482E0E" w:rsidP="00F67BB1" w:rsidRDefault="00F67BB1" w14:paraId="7B4FB60A" w14:textId="77777777">
      <w:pPr>
        <w:pStyle w:val="Heading1"/>
        <w:keepNext/>
        <w:numPr>
          <w:ilvl w:val="0"/>
          <w:numId w:val="4"/>
        </w:numPr>
        <w:spacing w:before="420"/>
      </w:pPr>
      <w:bookmarkStart w:name="_Toc241072119" w:id="53"/>
      <w:bookmarkStart w:name="_Toc241072485" w:id="54"/>
      <w:bookmarkStart w:name="_Toc241232098" w:id="55"/>
      <w:r>
        <w:t>Revisión bibliográfica</w:t>
      </w:r>
      <w:bookmarkEnd w:id="52"/>
      <w:r w:rsidR="006A0E53">
        <w:t xml:space="preserve"> para el diseño en ingeniería</w:t>
      </w:r>
      <w:bookmarkEnd w:id="53"/>
      <w:bookmarkEnd w:id="54"/>
      <w:bookmarkEnd w:id="55"/>
    </w:p>
    <w:p w:rsidR="00482E0E" w:rsidP="00F67BB1" w:rsidRDefault="00D67E16" w14:paraId="3C079B23" w14:textId="77777777">
      <w:pPr>
        <w:pStyle w:val="Heading2"/>
        <w:keepNext w:val="1"/>
        <w:numPr>
          <w:ilvl w:val="1"/>
          <w:numId w:val="4"/>
        </w:numPr>
        <w:spacing w:before="300"/>
        <w:rPr/>
      </w:pPr>
      <w:bookmarkStart w:name="_Toc240440246" w:id="56"/>
      <w:bookmarkStart w:name="_Toc241072120" w:id="57"/>
      <w:bookmarkStart w:name="_Toc241072486" w:id="58"/>
      <w:bookmarkStart w:name="_Toc241232099" w:id="59"/>
      <w:r w:rsidR="36EA05EC">
        <w:rPr/>
        <w:t>Planteamiento del problema</w:t>
      </w:r>
      <w:bookmarkEnd w:id="56"/>
      <w:bookmarkEnd w:id="57"/>
      <w:bookmarkEnd w:id="58"/>
      <w:bookmarkEnd w:id="59"/>
    </w:p>
    <w:p w:rsidR="00EE526E" w:rsidP="571BBE60" w:rsidRDefault="00D67E16" w14:paraId="0AD77126" w14:textId="003DBFC5">
      <w:pPr>
        <w:pStyle w:val="Normal"/>
        <w:spacing w:after="100"/>
        <w:jc w:val="both"/>
      </w:pPr>
      <w:r w:rsidR="36EA05EC">
        <w:rPr/>
        <w:t xml:space="preserve">El precio de bolsa colombiano </w:t>
      </w:r>
      <w:ins w:author="Daniela Maria Charris Stand" w:date="2026-09-28T10:06:32.159Z" w16du:dateUtc="2026-09-28T10:06:32.159Z" w:id="1175976383">
        <w:r w:rsidR="6F8B5901">
          <w:t>se puede representar como una serie de tiempo</w:t>
        </w:r>
      </w:ins>
      <w:del w:author="Daniela Maria Charris Stand" w:date="2026-09-28T10:06:33.995Z" w16du:dateUtc="2026-09-28T10:06:33.995Z" w:id="1635013170">
        <w:r w:rsidDel="36EA05EC">
          <w:delText>es</w:delText>
        </w:r>
        <w:r w:rsidDel="36EA05EC">
          <w:delText xml:space="preserve"> una señal</w:delText>
        </w:r>
      </w:del>
      <w:ins w:author="Daniela Maria Charris Stand" w:date="2026-09-28T10:06:41.815Z" w16du:dateUtc="2026-09-28T10:06:41.815Z" w:id="149419540">
        <w:r w:rsidR="3B2F915E">
          <w:t xml:space="preserve"> a resolución</w:t>
        </w:r>
      </w:ins>
      <w:r w:rsidR="36EA05EC">
        <w:rPr/>
        <w:t xml:space="preserve"> horaria</w:t>
      </w:r>
      <w:r w:rsidR="36EA05EC">
        <w:rPr/>
        <w:t xml:space="preserve"> c</w:t>
      </w:r>
      <w:r w:rsidR="36EA05EC">
        <w:rPr/>
        <w:t>on saltos y cambios de régimen. En los datos</w:t>
      </w:r>
      <w:ins w:author="Daniela Maria Charris Stand" w:date="2026-09-28T10:06:59.23Z" w16du:dateUtc="2026-09-28T10:06:59.23Z" w:id="361742058">
        <w:r w:rsidR="609870E0">
          <w:t xml:space="preserve"> disponibles para</w:t>
        </w:r>
      </w:ins>
      <w:del w:author="Daniela Maria Charris Stand" w:date="2026-09-28T10:06:59.783Z" w16du:dateUtc="2026-09-28T10:06:59.783Z" w:id="878524903">
        <w:r w:rsidDel="36EA05EC">
          <w:delText xml:space="preserve"> d</w:delText>
        </w:r>
      </w:del>
      <w:r w:rsidR="36EA05EC">
        <w:rPr/>
        <w:t>el proyecto (</w:t>
      </w:r>
      <w:ins w:author="Daniela Maria Charris Stand" w:date="2026-09-28T10:07:04.081Z" w16du:dateUtc="2026-09-28T10:07:04.081Z" w:id="149760683">
        <w:r w:rsidR="589313A1">
          <w:t xml:space="preserve">de </w:t>
        </w:r>
      </w:ins>
      <w:del w:author="Daniela Maria Charris Stand" w:date="2026-09-28T10:07:04.471Z" w16du:dateUtc="2026-09-28T10:07:04.471Z" w:id="14625995">
        <w:r w:rsidDel="36EA05EC">
          <w:delText>e</w:delText>
        </w:r>
      </w:del>
      <w:ins w:author="Daniela Maria Charris Stand" w:date="2026-09-28T10:07:04.533Z" w16du:dateUtc="2026-09-28T10:07:04.533Z" w:id="1364634328">
        <w:r w:rsidR="589313A1">
          <w:t>E</w:t>
        </w:r>
      </w:ins>
      <w:r w:rsidR="36EA05EC">
        <w:rPr/>
        <w:t>nero</w:t>
      </w:r>
      <w:ins w:author="Daniela Maria Charris Stand" w:date="2026-09-28T10:07:05.978Z" w16du:dateUtc="2026-09-28T10:07:05.978Z" w:id="898489775">
        <w:r w:rsidR="4B7C5AE6">
          <w:t xml:space="preserve"> de</w:t>
        </w:r>
      </w:ins>
      <w:r w:rsidR="36EA05EC">
        <w:rPr/>
        <w:t xml:space="preserve"> 2019 </w:t>
      </w:r>
      <w:ins w:author="Daniela Maria Charris Stand" w:date="2026-09-28T10:07:10.078Z" w16du:dateUtc="2026-09-28T10:07:10.078Z" w:id="1126285441">
        <w:r w:rsidR="3ED2A3F8">
          <w:t>a</w:t>
        </w:r>
      </w:ins>
      <w:del w:author="Daniela Maria Charris Stand" w:date="2026-09-28T10:07:11.169Z" w16du:dateUtc="2026-09-28T10:07:11.169Z" w:id="2085351482">
        <w:r w:rsidDel="36EA05EC">
          <w:delText xml:space="preserve">- </w:delText>
        </w:r>
      </w:del>
      <w:ins w:author="Daniela Maria Charris Stand" w:date="2026-09-28T10:07:12.914Z" w16du:dateUtc="2026-09-28T10:07:12.914Z" w:id="541802242">
        <w:r w:rsidR="1C5BBEDD">
          <w:t xml:space="preserve"> </w:t>
        </w:r>
      </w:ins>
      <w:del w:author="Daniela Maria Charris Stand" w:date="2026-09-28T10:07:13.312Z" w16du:dateUtc="2026-09-28T10:07:13.312Z" w:id="132688589">
        <w:r w:rsidDel="36EA05EC">
          <w:delText>a</w:delText>
        </w:r>
      </w:del>
      <w:ins w:author="Daniela Maria Charris Stand" w:date="2026-09-28T10:07:13.377Z" w16du:dateUtc="2026-09-28T10:07:13.377Z" w:id="316798859">
        <w:r w:rsidR="1C5BBEDD">
          <w:t>A</w:t>
        </w:r>
      </w:ins>
      <w:r w:rsidR="36EA05EC">
        <w:rPr/>
        <w:t>gosto</w:t>
      </w:r>
      <w:ins w:author="Daniela Maria Charris Stand" w:date="2026-09-28T10:07:14.886Z" w16du:dateUtc="2026-09-28T10:07:14.886Z" w:id="1764059096">
        <w:r w:rsidR="28B71F47">
          <w:t xml:space="preserve"> de</w:t>
        </w:r>
      </w:ins>
      <w:r w:rsidR="36EA05EC">
        <w:rPr/>
        <w:t xml:space="preserve"> 2026</w:t>
      </w:r>
      <w:ins w:author="Daniela Maria Charris Stand" w:date="2026-09-28T10:07:38.508Z" w16du:dateUtc="2026-09-28T10:07:38.508Z" w:id="442524461">
        <w:r w:rsidR="4DE86760">
          <w:t>), se pudieron obtener</w:t>
        </w:r>
      </w:ins>
      <w:del w:author="Daniela Maria Charris Stand" w:date="2026-09-28T10:07:39.031Z" w16du:dateUtc="2026-09-28T10:07:39.031Z" w:id="1735306550">
        <w:r w:rsidDel="36EA05EC">
          <w:delText xml:space="preserve">, </w:delText>
        </w:r>
      </w:del>
      <w:ins w:author="Daniela Maria Charris Stand" w:date="2026-09-28T10:07:41.432Z" w16du:dateUtc="2026-09-28T10:07:41.432Z" w:id="497857945">
        <w:r w:rsidR="7DC18680">
          <w:t xml:space="preserve"> </w:t>
        </w:r>
      </w:ins>
      <w:r w:rsidR="36EA05EC">
        <w:rPr/>
        <w:t xml:space="preserve">66.576 </w:t>
      </w:r>
      <w:ins w:author="Daniela Maria Charris Stand" w:date="2026-09-28T10:07:46.889Z" w16du:dateUtc="2026-09-28T10:07:46.889Z" w:id="1194644624">
        <w:r w:rsidR="3E68BF31">
          <w:t>muestras (</w:t>
        </w:r>
      </w:ins>
      <w:r w:rsidR="36EA05EC">
        <w:rPr/>
        <w:t>horas</w:t>
      </w:r>
      <w:ins w:author="Daniela Maria Charris Stand" w:date="2026-09-28T10:07:51.848Z" w16du:dateUtc="2026-09-28T10:07:51.848Z" w:id="976188471">
        <w:r w:rsidR="518D504C">
          <w:t>),</w:t>
        </w:r>
      </w:ins>
      <w:r w:rsidR="36EA05EC">
        <w:rPr/>
        <w:t xml:space="preserve"> d</w:t>
      </w:r>
      <w:del w:author="Daniela Maria Charris Stand" w:date="2026-09-28T10:07:54.326Z" w16du:dateUtc="2026-09-28T10:07:54.326Z" w:id="1638251520">
        <w:r w:rsidDel="36EA05EC">
          <w:delText>escargadas</w:delText>
        </w:r>
      </w:del>
      <w:ins w:author="Daniela Maria Charris Stand" w:date="2026-09-28T10:07:55.809Z" w16du:dateUtc="2026-09-28T10:07:55.809Z" w:id="2123188407">
        <w:r w:rsidR="06129C6E">
          <w:t>irectamente</w:t>
        </w:r>
      </w:ins>
      <w:r w:rsidR="36EA05EC">
        <w:rPr/>
        <w:t xml:space="preserve"> de la </w:t>
      </w:r>
      <w:del w:author="Daniela Maria Charris Stand" w:date="2026-09-28T10:07:59.205Z" w16du:dateUtc="2026-09-28T10:07:59.205Z" w:id="482615254">
        <w:r w:rsidDel="36EA05EC">
          <w:delText>API</w:delText>
        </w:r>
      </w:del>
      <w:ins w:author="Daniela Maria Charris Stand" w:date="2026-09-28T10:07:59.944Z" w16du:dateUtc="2026-09-28T10:07:59.944Z" w:id="1498456576">
        <w:r w:rsidR="33028AAD">
          <w:t>platafor</w:t>
        </w:r>
      </w:ins>
      <w:ins w:author="Daniela Maria Charris Stand" w:date="2026-09-28T10:08:00.103Z" w16du:dateUtc="2026-09-28T10:08:00.103Z" w:id="2117821352">
        <w:r w:rsidR="33028AAD">
          <w:t>ma</w:t>
        </w:r>
      </w:ins>
      <w:r w:rsidR="36EA05EC">
        <w:rPr/>
        <w:t xml:space="preserve"> de XM [4])</w:t>
      </w:r>
      <w:ins w:author="Daniela Maria Charris Stand" w:date="2026-09-28T10:08:48.3Z" w16du:dateUtc="2026-09-28T10:08:48.3Z" w:id="721708488">
        <w:r w:rsidR="1B5CAA7E">
          <w:t>. Realizando una revisión preliminar, se encontró que</w:t>
        </w:r>
      </w:ins>
      <w:r w:rsidR="36EA05EC">
        <w:rPr/>
        <w:t xml:space="preserve"> la mediana</w:t>
      </w:r>
      <w:ins w:author="Daniela Maria Charris Stand" w:date="2026-09-28T10:08:53.122Z" w16du:dateUtc="2026-09-28T10:08:53.122Z" w:id="780290666">
        <w:r w:rsidR="50BB7FB0">
          <w:t xml:space="preserve"> del precio</w:t>
        </w:r>
      </w:ins>
      <w:r w:rsidR="36EA05EC">
        <w:rPr/>
        <w:t xml:space="preserve"> es 242,28 COP/kWh, pero el percentil 99 llega a 1.449,73</w:t>
      </w:r>
      <w:ins w:author="Daniela Maria Charris Stand" w:date="2026-09-28T10:09:04.072Z" w16du:dateUtc="2026-09-28T10:09:04.072Z" w:id="1657824590">
        <w:r w:rsidR="4C669743">
          <w:t xml:space="preserve"> COP/kWh</w:t>
        </w:r>
      </w:ins>
      <w:r w:rsidR="36EA05EC">
        <w:rPr/>
        <w:t xml:space="preserve"> y el máximo a 2.675,65 COP/kWh: una cola larga que</w:t>
      </w:r>
      <w:del w:author="Daniela Maria Charris Stand" w:date="2026-09-28T10:09:21.235Z" w16du:dateUtc="2026-09-28T10:09:21.235Z" w:id="1137839540">
        <w:r w:rsidDel="36EA05EC">
          <w:delText xml:space="preserve"> un</w:delText>
        </w:r>
      </w:del>
      <w:ins w:author="Daniela Maria Charris Stand" w:date="2026-09-28T10:09:21.35Z" w16du:dateUtc="2026-09-28T10:09:21.35Z" w:id="488505623">
        <w:r w:rsidR="169E0005">
          <w:t>el</w:t>
        </w:r>
      </w:ins>
      <w:r w:rsidR="36EA05EC">
        <w:rPr/>
        <w:t xml:space="preserve"> pro</w:t>
      </w:r>
      <w:r w:rsidR="36EA05EC">
        <w:rPr/>
        <w:t>medio no describe</w:t>
      </w:r>
      <w:ins w:author="Daniela Maria Charris Stand" w:date="2026-09-28T10:09:26.201Z" w16du:dateUtc="2026-09-28T10:09:26.201Z" w:id="1703193445">
        <w:r w:rsidR="4FF6816A">
          <w:t xml:space="preserve"> apropiadamente</w:t>
        </w:r>
      </w:ins>
      <w:r w:rsidR="36EA05EC">
        <w:rPr/>
        <w:t xml:space="preserve">. La </w:t>
      </w:r>
      <w:commentRangeStart w:id="1293371775"/>
      <w:r w:rsidR="36EA05EC">
        <w:rPr/>
        <w:t>Figura 1</w:t>
      </w:r>
      <w:commentRangeEnd w:id="1293371775"/>
      <w:r>
        <w:rPr>
          <w:rStyle w:val="CommentReference"/>
        </w:rPr>
        <w:commentReference w:id="1293371775"/>
      </w:r>
      <w:r w:rsidR="36EA05EC">
        <w:rPr/>
        <w:t xml:space="preserve"> muestra que los tramos de precio alto coinciden en buena parte con episodios de El Niño definidos por el índice ONI de NOAA [8] (2023-2024 y 2026). Sin embargo, el mayor pico, un promedio diario de 2.499 COP/kWh el 30 de sept</w:t>
      </w:r>
      <w:r w:rsidR="36EA05EC">
        <w:rPr/>
        <w:t xml:space="preserve">iembre de 2024, ocurrió con ONI neutro, cuando el volumen útil de los embalses era el más bajo de todos los septiembres de 2019 a </w:t>
      </w:r>
      <w:r w:rsidR="36EA05EC">
        <w:rPr/>
        <w:t>2025</w:t>
      </w:r>
      <w:del w:author="Daniela Maria Charris Stand" w:date="2026-09-28T10:11:59.266Z" w16du:dateUtc="2026-09-28T10:11:59.266Z" w:id="428080204">
        <w:r w:rsidDel="36EA05EC">
          <w:delText>:</w:delText>
        </w:r>
      </w:del>
      <w:ins w:author="Daniela Maria Charris Stand" w:date="2026-09-28T10:11:54.285Z" w16du:dateUtc="2026-09-28T10:11:54.285Z" w:id="1436757316">
        <w:r w:rsidR="0250C38D">
          <w:t>.</w:t>
        </w:r>
        <w:r w:rsidR="0250C38D">
          <w:t xml:space="preserve"> Por tanto,</w:t>
        </w:r>
      </w:ins>
      <w:del w:author="Daniela Maria Charris Stand" w:date="2026-09-28T10:11:52.237Z" w16du:dateUtc="2026-09-28T10:11:52.237Z" w:id="332872667">
        <w:r w:rsidDel="36EA05EC">
          <w:delText xml:space="preserve"> </w:delText>
        </w:r>
      </w:del>
      <w:r w:rsidR="36EA05EC">
        <w:rPr/>
        <w:t>el precio</w:t>
      </w:r>
      <w:ins w:author="Daniela Maria Charris Stand" w:date="2026-09-28T10:12:02.596Z" w16du:dateUtc="2026-09-28T10:12:02.596Z" w:id="249938341">
        <w:r w:rsidR="1E634E80">
          <w:t xml:space="preserve"> también</w:t>
        </w:r>
      </w:ins>
      <w:r w:rsidR="36EA05EC">
        <w:rPr/>
        <w:t xml:space="preserve"> depende de la hidrología acumulada, no solo del índice climático.</w:t>
      </w:r>
    </w:p>
    <w:p w:rsidR="00EE526E" w:rsidRDefault="00D67E16" w14:paraId="061C73B5" w14:textId="77777777">
      <w:pPr>
        <w:keepNext/>
        <w:spacing w:before="120"/>
        <w:jc w:val="center"/>
      </w:pPr>
      <w:r>
        <w:rPr>
          <w:noProof/>
        </w:rPr>
        <w:drawing>
          <wp:inline distT="0" distB="0" distL="0" distR="0" wp14:anchorId="31AB900B" wp14:editId="1DC1CAAB">
            <wp:extent cx="4320000" cy="17536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serie_oni.png"/>
                    <pic:cNvPicPr/>
                  </pic:nvPicPr>
                  <pic:blipFill>
                    <a:blip r:embed="rId7"/>
                    <a:stretch>
                      <a:fillRect/>
                    </a:stretch>
                  </pic:blipFill>
                  <pic:spPr>
                    <a:xfrm>
                      <a:off x="0" y="0"/>
                      <a:ext cx="4320000" cy="1753663"/>
                    </a:xfrm>
                    <a:prstGeom prst="rect">
                      <a:avLst/>
                    </a:prstGeom>
                  </pic:spPr>
                </pic:pic>
              </a:graphicData>
            </a:graphic>
          </wp:inline>
        </w:drawing>
      </w:r>
    </w:p>
    <w:p w:rsidR="00EE526E" w:rsidRDefault="00D67E16" w14:paraId="0C8FA360" w14:textId="77777777">
      <w:pPr>
        <w:spacing w:after="160"/>
        <w:jc w:val="center"/>
      </w:pPr>
      <w:r>
        <w:rPr>
          <w:b/>
          <w:sz w:val="20"/>
          <w:szCs w:val="20"/>
        </w:rPr>
        <w:t>Figura 1.</w:t>
      </w:r>
      <w:r>
        <w:rPr>
          <w:sz w:val="20"/>
          <w:szCs w:val="20"/>
        </w:rPr>
        <w:t xml:space="preserve"> Precio de bolsa promedio diario </w:t>
      </w:r>
      <w:r>
        <w:rPr>
          <w:sz w:val="20"/>
          <w:szCs w:val="20"/>
        </w:rPr>
        <w:t>2019-2026 y episodios ENSO. Fuente: elaboración propia con datos de XM y NOAA.</w:t>
      </w:r>
    </w:p>
    <w:p w:rsidR="00EE526E" w:rsidRDefault="00D67E16" w14:paraId="7D7B4B53" w14:textId="22D80D3F">
      <w:pPr>
        <w:spacing w:after="100"/>
        <w:jc w:val="both"/>
      </w:pPr>
      <w:r w:rsidR="36EA05EC">
        <w:rPr/>
        <w:t xml:space="preserve">El problema impacta a generadores y comercializadores del </w:t>
      </w:r>
      <w:ins w:author="Daniela Maria Charris Stand" w:date="2026-09-28T10:12:14.221Z" w16du:dateUtc="2026-09-28T10:12:14.221Z" w:id="1887702219">
        <w:r w:rsidR="358EF80E">
          <w:t>MEM</w:t>
        </w:r>
      </w:ins>
      <w:del w:author="Daniela Maria Charris Stand" w:date="2026-09-28T10:12:12.257Z" w16du:dateUtc="2026-09-28T10:12:12.257Z" w:id="1823653699">
        <w:r w:rsidDel="36EA05EC">
          <w:delText>mercado mayorista</w:delText>
        </w:r>
      </w:del>
      <w:r w:rsidR="36EA05EC">
        <w:rPr/>
        <w:t xml:space="preserve">, en especial a empresas medianas sin herramientas analíticas: comprar en bolsa en la hora equivocada de un evento seco puede costar varias veces el precio típico. Ocurre todos los </w:t>
      </w:r>
      <w:r w:rsidR="36EA05EC">
        <w:rPr/>
        <w:t xml:space="preserve">días y se agudiza en temporadas climáticas extremas [2]. Es un problema complejo de ingeniería (ABET) porque tiene </w:t>
      </w:r>
      <w:r w:rsidRPr="571BBE60" w:rsidR="36EA05EC">
        <w:rPr>
          <w:b w:val="1"/>
          <w:bCs w:val="1"/>
        </w:rPr>
        <w:t>requerimientos en conflicto</w:t>
      </w:r>
      <w:r w:rsidR="36EA05EC">
        <w:rPr/>
        <w:t xml:space="preserve"> (precisión frente a costo computacional e interpretabilidad), </w:t>
      </w:r>
      <w:r w:rsidRPr="571BBE60" w:rsidR="36EA05EC">
        <w:rPr>
          <w:b w:val="1"/>
          <w:bCs w:val="1"/>
        </w:rPr>
        <w:t>partes interesadas opuestas</w:t>
      </w:r>
      <w:r w:rsidR="36EA05EC">
        <w:rPr/>
        <w:t xml:space="preserve"> (el generador quiere </w:t>
      </w:r>
      <w:ins w:author="Daniela Maria Charris Stand" w:date="2026-09-28T10:12:49.493Z" w16du:dateUtc="2026-09-28T10:12:49.493Z" w:id="691606494">
        <w:r w:rsidR="16AD89D7">
          <w:t xml:space="preserve">obtener una </w:t>
        </w:r>
      </w:ins>
      <w:ins w:author="Daniela Maria Charris Stand" w:date="2026-09-28T10:13:30.099Z" w16du:dateUtc="2026-09-28T10:13:30.099Z" w:id="1842189629">
        <w:r w:rsidR="20E825AA">
          <w:t xml:space="preserve">alta </w:t>
        </w:r>
      </w:ins>
      <w:ins w:author="Daniela Maria Charris Stand" w:date="2026-09-28T10:12:49.493Z" w16du:dateUtc="2026-09-28T10:12:49.493Z" w:id="273495097">
        <w:r w:rsidR="16AD89D7">
          <w:t>ganancia</w:t>
        </w:r>
      </w:ins>
      <w:del w:author="Daniela Maria Charris Stand" w:date="2026-09-28T10:12:42.722Z" w16du:dateUtc="2026-09-28T10:12:42.722Z" w:id="1048259983">
        <w:r w:rsidDel="36EA05EC">
          <w:delText>ve</w:delText>
        </w:r>
        <w:r w:rsidDel="36EA05EC">
          <w:delText xml:space="preserve">nder caro </w:delText>
        </w:r>
      </w:del>
      <w:r w:rsidR="36EA05EC">
        <w:rPr/>
        <w:t xml:space="preserve">y el comercializador </w:t>
      </w:r>
      <w:del w:author="Daniela Maria Charris Stand" w:date="2026-09-28T10:12:56.558Z" w16du:dateUtc="2026-09-28T10:12:56.558Z" w:id="1982837255">
        <w:r w:rsidDel="36EA05EC">
          <w:delText>comprar barato</w:delText>
        </w:r>
      </w:del>
      <w:ins w:author="Daniela Maria Charris Stand" w:date="2026-09-28T10:12:58.915Z" w16du:dateUtc="2026-09-28T10:12:58.915Z" w:id="585029848">
        <w:r w:rsidR="0CFB05F9">
          <w:t>obt</w:t>
        </w:r>
      </w:ins>
      <w:ins w:author="Daniela Maria Charris Stand" w:date="2026-09-28T10:13:26.786Z" w16du:dateUtc="2026-09-28T10:13:26.786Z" w:id="906409357">
        <w:r w:rsidR="0CFB05F9">
          <w:t>ener un precio</w:t>
        </w:r>
        <w:r w:rsidR="67155A26">
          <w:t xml:space="preserve"> bajo</w:t>
        </w:r>
      </w:ins>
      <w:r w:rsidR="36EA05EC">
        <w:rPr/>
        <w:t xml:space="preserve">), </w:t>
      </w:r>
      <w:r w:rsidRPr="571BBE60" w:rsidR="36EA05EC">
        <w:rPr>
          <w:b w:val="1"/>
          <w:bCs w:val="1"/>
        </w:rPr>
        <w:t>múltiples disciplinas</w:t>
      </w:r>
      <w:r w:rsidR="36EA05EC">
        <w:rPr/>
        <w:t xml:space="preserve"> (señales, estadística, aprendizaje automático, mercado eléctrico, interfaces) y </w:t>
      </w:r>
      <w:r w:rsidRPr="571BBE60" w:rsidR="36EA05EC">
        <w:rPr>
          <w:b w:val="1"/>
          <w:bCs w:val="1"/>
        </w:rPr>
        <w:t>no tiene solución única</w:t>
      </w:r>
      <w:r w:rsidR="36EA05EC">
        <w:rPr/>
        <w:t xml:space="preserve">: ningún modelo </w:t>
      </w:r>
      <w:del w:author="Daniela Maria Charris Stand" w:date="2026-09-28T10:13:53.286Z" w16du:dateUtc="2026-09-28T10:13:53.286Z" w:id="470973898">
        <w:r w:rsidDel="36EA05EC">
          <w:delText xml:space="preserve">gana </w:delText>
        </w:r>
      </w:del>
      <w:ins w:author="Daniela Maria Charris Stand" w:date="2026-09-28T10:13:54.645Z" w16du:dateUtc="2026-09-28T10:13:54.645Z" w:id="190556635">
        <w:r w:rsidR="7AED8C93">
          <w:t xml:space="preserve">predomina </w:t>
        </w:r>
      </w:ins>
      <w:r w:rsidR="36EA05EC">
        <w:rPr/>
        <w:t>en todos los regímenes (Sección 7).</w:t>
      </w:r>
    </w:p>
    <w:p w:rsidR="00EE526E" w:rsidRDefault="00D67E16" w14:paraId="7E05AADB" w14:textId="77777777">
      <w:pPr>
        <w:spacing w:after="100"/>
        <w:jc w:val="both"/>
      </w:pPr>
      <w:commentRangeStart w:id="195083783"/>
      <w:r w:rsidR="36EA05EC">
        <w:rPr/>
        <w:t>Esa ausencia de solución ú</w:t>
      </w:r>
      <w:r w:rsidR="36EA05EC">
        <w:rPr/>
        <w:t>nica no es una afirmación abstracta: se vivió como experiencia de diseño real, porque ni las variables, ni los modelos, ni el alcance temporal del dataset venían dados por la literatura. Hubo que decidir, con evidencia propia y no por receta, qué variables</w:t>
      </w:r>
      <w:r w:rsidR="36EA05EC">
        <w:rPr/>
        <w:t xml:space="preserve"> construir a partir de las cinco series públicas (40 finalmente adoptadas, frente a más de una docena de candidatas descartadas por redundancia o fuga; Tabla 11), qué familias de modelos combinar y con qué hiperparámetros (6 forman el ensamble de 24 h, de </w:t>
      </w:r>
      <w:r w:rsidR="36EA05EC">
        <w:rPr/>
        <w:t>un total de 15 familias distintas evaluadas; Tabla 12), y decisiones de diseño que no tienen una única respuesta correcta en la literatura, como el rango de años del histórico, la forma de sincronizar series de resolución distinta o cómo codificar el ONI (</w:t>
      </w:r>
      <w:r w:rsidR="36EA05EC">
        <w:rPr/>
        <w:t>Tabla 13, Sección 6.8). Ese proceso de plantear alternativas, evaluarlas fuera de muestra y elegir con criterios técnicos explícitos es, en sí mismo, la experiencia de diseño en ingeniería que exige el objetivo general del proyecto.</w:t>
      </w:r>
      <w:commentRangeEnd w:id="195083783"/>
      <w:r>
        <w:rPr>
          <w:rStyle w:val="CommentReference"/>
        </w:rPr>
        <w:commentReference w:id="195083783"/>
      </w:r>
    </w:p>
    <w:p w:rsidR="00482E0E" w:rsidP="00F67BB1" w:rsidRDefault="00D67E16" w14:paraId="3A788F91" w14:textId="77777777">
      <w:pPr>
        <w:pStyle w:val="Heading2"/>
        <w:keepNext/>
        <w:numPr>
          <w:ilvl w:val="1"/>
          <w:numId w:val="4"/>
        </w:numPr>
        <w:spacing w:before="300"/>
      </w:pPr>
      <w:bookmarkStart w:name="_Toc240440247" w:id="60"/>
      <w:bookmarkStart w:name="_Toc241072121" w:id="61"/>
      <w:bookmarkStart w:name="_Toc241072487" w:id="62"/>
      <w:bookmarkStart w:name="_Toc241232100" w:id="63"/>
      <w:r>
        <w:t xml:space="preserve">Descripción de avances </w:t>
      </w:r>
      <w:r>
        <w:t>tecnológicos</w:t>
      </w:r>
      <w:bookmarkEnd w:id="60"/>
      <w:bookmarkEnd w:id="61"/>
      <w:bookmarkEnd w:id="62"/>
      <w:bookmarkEnd w:id="63"/>
    </w:p>
    <w:p w:rsidR="00EE526E" w:rsidRDefault="00D67E16" w14:paraId="3E2878D4" w14:textId="7558A441">
      <w:pPr>
        <w:spacing w:after="100"/>
        <w:jc w:val="both"/>
      </w:pPr>
      <w:commentRangeStart w:id="99129198"/>
      <w:r w:rsidR="36EA05EC">
        <w:rPr/>
        <w:t>El pronóstico de precios eléctricos (</w:t>
      </w:r>
      <w:r w:rsidRPr="571BBE60" w:rsidR="36EA05EC">
        <w:rPr>
          <w:i w:val="1"/>
          <w:iCs w:val="1"/>
          <w:rPrChange w:author="Daniela Maria Charris Stand" w:date="2026-09-28T10:15:38.495Z" w16du:dateUtc="2026-09-28T10:15:38.495Z" w:id="824810082"/>
        </w:rPr>
        <w:t>EPF</w:t>
      </w:r>
      <w:ins w:author="Daniela Maria Charris Stand" w:date="2026-09-28T10:15:40.268Z" w16du:dateUtc="2026-09-28T10:15:40.268Z" w:id="93872718">
        <w:r w:rsidRPr="571BBE60" w:rsidR="181B3809">
          <w:rPr>
            <w:i w:val="0"/>
            <w:iCs w:val="0"/>
            <w:rPrChange w:author="Daniela Maria Charris Stand" w:date="2026-09-28T10:15:43.02Z" w16du:dateUtc="2026-09-28T10:15:43.02Z" w:id="1914179511">
              <w:rPr>
                <w:i w:val="1"/>
                <w:iCs w:val="1"/>
              </w:rPr>
            </w:rPrChange>
          </w:rPr>
          <w:t>,</w:t>
        </w:r>
      </w:ins>
      <w:ins w:author="Daniela Maria Charris Stand" w:date="2026-09-28T10:15:52.011Z" w16du:dateUtc="2026-09-28T10:15:52.011Z" w:id="155025591">
        <w:r w:rsidRPr="571BBE60" w:rsidR="181B3809">
          <w:rPr>
            <w:i w:val="0"/>
            <w:iCs w:val="0"/>
          </w:rPr>
          <w:t xml:space="preserve"> </w:t>
        </w:r>
        <w:r w:rsidRPr="571BBE60" w:rsidR="181B3809">
          <w:rPr>
            <w:i w:val="0"/>
            <w:iCs w:val="0"/>
            <w:rPrChange w:author="Daniela Maria Charris Stand" w:date="2026-09-28T10:16:04.547Z" w16du:dateUtc="2026-09-28T10:16:04.547Z" w:id="461850115">
              <w:rPr>
                <w:i w:val="1"/>
                <w:iCs w:val="1"/>
              </w:rPr>
            </w:rPrChange>
          </w:rPr>
          <w:t xml:space="preserve">por sus siglas en </w:t>
        </w:r>
      </w:ins>
      <w:ins w:author="Daniela Maria Charris Stand" w:date="2026-09-28T10:16:18.834Z" w16du:dateUtc="2026-09-28T10:16:18.834Z" w:id="929559979">
        <w:r w:rsidRPr="571BBE60" w:rsidR="181B3809">
          <w:rPr>
            <w:i w:val="0"/>
            <w:iCs w:val="0"/>
          </w:rPr>
          <w:t>inglés</w:t>
        </w:r>
      </w:ins>
      <w:r w:rsidRPr="571BBE60" w:rsidR="36EA05EC">
        <w:rPr>
          <w:i w:val="0"/>
          <w:iCs w:val="0"/>
        </w:rPr>
        <w:t>)</w:t>
      </w:r>
      <w:r w:rsidR="36EA05EC">
        <w:rPr/>
        <w:t xml:space="preserve"> </w:t>
      </w:r>
      <w:del w:author="Daniela Maria Charris Stand" w:date="2026-09-28T10:16:21.133Z" w16du:dateUtc="2026-09-28T10:16:21.133Z" w:id="1170710407">
        <w:r w:rsidDel="36EA05EC">
          <w:delText xml:space="preserve">evolucionó </w:delText>
        </w:r>
      </w:del>
      <w:ins w:author="Daniela Maria Charris Stand" w:date="2026-09-28T10:16:22.661Z" w16du:dateUtc="2026-09-28T10:16:22.661Z" w:id="992675098">
        <w:r w:rsidR="7BEA6ADA">
          <w:t xml:space="preserve">migró </w:t>
        </w:r>
      </w:ins>
      <w:r w:rsidR="36EA05EC">
        <w:rPr/>
        <w:t xml:space="preserve">de modelos econométricos </w:t>
      </w:r>
      <w:r w:rsidR="36EA05EC">
        <w:rPr/>
        <w:t>univariados</w:t>
      </w:r>
      <w:r w:rsidR="36EA05EC">
        <w:rPr/>
        <w:t xml:space="preserve"> hacia modelos multivariados con selección de variables y redes profundas especializadas [5], [7</w:t>
      </w:r>
      <w:commentRangeEnd w:id="99129198"/>
      <w:r>
        <w:rPr>
          <w:rStyle w:val="CommentReference"/>
        </w:rPr>
        <w:commentReference w:id="99129198"/>
      </w:r>
      <w:r w:rsidR="36EA05EC">
        <w:rPr/>
        <w:t xml:space="preserve">]. La Tabla 4 compara </w:t>
      </w:r>
      <w:del w:author="Daniela Maria Charris Stand" w:date="2026-09-28T10:16:53.214Z" w16du:dateUtc="2026-09-28T10:16:53.214Z" w:id="2136505364">
        <w:r w:rsidDel="36EA05EC">
          <w:delText xml:space="preserve">críticamente </w:delText>
        </w:r>
      </w:del>
      <w:r w:rsidR="36EA05EC">
        <w:rPr/>
        <w:t xml:space="preserve">los trabajos más </w:t>
      </w:r>
      <w:del w:author="Daniela Maria Charris Stand" w:date="2026-09-28T10:17:01.52Z" w16du:dateUtc="2026-09-28T10:17:01.52Z" w:id="1810416656">
        <w:r w:rsidDel="36EA05EC">
          <w:delText>cercan</w:delText>
        </w:r>
        <w:r w:rsidDel="36EA05EC">
          <w:delText>os</w:delText>
        </w:r>
      </w:del>
      <w:ins w:author="Daniela Maria Charris Stand" w:date="2026-09-28T10:17:02.823Z" w16du:dateUtc="2026-09-28T10:17:02.823Z" w:id="1901172215">
        <w:r w:rsidR="7ED01941">
          <w:t>afines</w:t>
        </w:r>
      </w:ins>
      <w:r w:rsidR="36EA05EC">
        <w:rPr/>
        <w:t>.</w:t>
      </w:r>
    </w:p>
    <w:p w:rsidR="00EE526E" w:rsidRDefault="00D67E16" w14:paraId="31B03DF9" w14:textId="77777777">
      <w:pPr>
        <w:keepNext/>
        <w:spacing w:before="120" w:after="60"/>
        <w:jc w:val="center"/>
      </w:pPr>
      <w:r>
        <w:rPr>
          <w:b/>
          <w:sz w:val="20"/>
          <w:szCs w:val="20"/>
        </w:rPr>
        <w:t>Tabla 4.</w:t>
      </w:r>
      <w:r>
        <w:rPr>
          <w:sz w:val="20"/>
          <w:szCs w:val="20"/>
        </w:rPr>
        <w:t xml:space="preserve"> Comparación crítica de trabajos previos frente a este proyecto.</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825"/>
        <w:gridCol w:w="1711"/>
        <w:gridCol w:w="1938"/>
        <w:gridCol w:w="1824"/>
        <w:gridCol w:w="2052"/>
      </w:tblGrid>
      <w:tr w:rsidR="00EE526E" w14:paraId="6314A24E" w14:textId="77777777">
        <w:trPr>
          <w:tblHeader/>
          <w:jc w:val="center"/>
        </w:trPr>
        <w:tc>
          <w:tcPr>
            <w:tcW w:w="1824" w:type="dxa"/>
            <w:shd w:val="clear" w:color="auto" w:fill="2E2E2E"/>
            <w:tcMar>
              <w:top w:w="50" w:type="dxa"/>
              <w:left w:w="80" w:type="dxa"/>
              <w:bottom w:w="50" w:type="dxa"/>
              <w:right w:w="80" w:type="dxa"/>
            </w:tcMar>
            <w:vAlign w:val="center"/>
          </w:tcPr>
          <w:p w:rsidR="00EE526E" w:rsidRDefault="00D67E16" w14:paraId="514654F2" w14:textId="77777777">
            <w:pPr>
              <w:jc w:val="center"/>
            </w:pPr>
            <w:r>
              <w:rPr>
                <w:b/>
                <w:color w:val="FFFFFF"/>
                <w:sz w:val="16"/>
                <w:szCs w:val="16"/>
              </w:rPr>
              <w:t>Trabajo</w:t>
            </w:r>
          </w:p>
        </w:tc>
        <w:tc>
          <w:tcPr>
            <w:tcW w:w="1710" w:type="dxa"/>
            <w:shd w:val="clear" w:color="auto" w:fill="2E2E2E"/>
            <w:tcMar>
              <w:top w:w="50" w:type="dxa"/>
              <w:left w:w="80" w:type="dxa"/>
              <w:bottom w:w="50" w:type="dxa"/>
              <w:right w:w="80" w:type="dxa"/>
            </w:tcMar>
            <w:vAlign w:val="center"/>
          </w:tcPr>
          <w:p w:rsidR="00EE526E" w:rsidRDefault="00D67E16" w14:paraId="12359970" w14:textId="77777777">
            <w:pPr>
              <w:jc w:val="center"/>
            </w:pPr>
            <w:r>
              <w:rPr>
                <w:b/>
                <w:color w:val="FFFFFF"/>
                <w:sz w:val="16"/>
                <w:szCs w:val="16"/>
              </w:rPr>
              <w:t>Datos y resolución</w:t>
            </w:r>
          </w:p>
        </w:tc>
        <w:tc>
          <w:tcPr>
            <w:tcW w:w="1938" w:type="dxa"/>
            <w:shd w:val="clear" w:color="auto" w:fill="2E2E2E"/>
            <w:tcMar>
              <w:top w:w="50" w:type="dxa"/>
              <w:left w:w="80" w:type="dxa"/>
              <w:bottom w:w="50" w:type="dxa"/>
              <w:right w:w="80" w:type="dxa"/>
            </w:tcMar>
            <w:vAlign w:val="center"/>
          </w:tcPr>
          <w:p w:rsidR="00EE526E" w:rsidRDefault="00D67E16" w14:paraId="2D4C2924" w14:textId="77777777">
            <w:pPr>
              <w:jc w:val="center"/>
            </w:pPr>
            <w:r>
              <w:rPr>
                <w:b/>
                <w:color w:val="FFFFFF"/>
                <w:sz w:val="16"/>
                <w:szCs w:val="16"/>
              </w:rPr>
              <w:t>Metodología</w:t>
            </w:r>
          </w:p>
        </w:tc>
        <w:tc>
          <w:tcPr>
            <w:tcW w:w="1824" w:type="dxa"/>
            <w:shd w:val="clear" w:color="auto" w:fill="2E2E2E"/>
            <w:tcMar>
              <w:top w:w="50" w:type="dxa"/>
              <w:left w:w="80" w:type="dxa"/>
              <w:bottom w:w="50" w:type="dxa"/>
              <w:right w:w="80" w:type="dxa"/>
            </w:tcMar>
            <w:vAlign w:val="center"/>
          </w:tcPr>
          <w:p w:rsidR="00EE526E" w:rsidRDefault="00D67E16" w14:paraId="5DD3208B" w14:textId="77777777">
            <w:pPr>
              <w:jc w:val="center"/>
            </w:pPr>
            <w:r>
              <w:rPr>
                <w:b/>
                <w:color w:val="FFFFFF"/>
                <w:sz w:val="16"/>
                <w:szCs w:val="16"/>
              </w:rPr>
              <w:t>Calidad de resultado</w:t>
            </w:r>
          </w:p>
        </w:tc>
        <w:tc>
          <w:tcPr>
            <w:tcW w:w="2052" w:type="dxa"/>
            <w:shd w:val="clear" w:color="auto" w:fill="2E2E2E"/>
            <w:tcMar>
              <w:top w:w="50" w:type="dxa"/>
              <w:left w:w="80" w:type="dxa"/>
              <w:bottom w:w="50" w:type="dxa"/>
              <w:right w:w="80" w:type="dxa"/>
            </w:tcMar>
            <w:vAlign w:val="center"/>
          </w:tcPr>
          <w:p w:rsidR="00EE526E" w:rsidRDefault="00D67E16" w14:paraId="079465DE" w14:textId="77777777">
            <w:pPr>
              <w:jc w:val="center"/>
            </w:pPr>
            <w:r>
              <w:rPr>
                <w:b/>
                <w:color w:val="FFFFFF"/>
                <w:sz w:val="16"/>
                <w:szCs w:val="16"/>
              </w:rPr>
              <w:t>Limitación frente a este proyecto</w:t>
            </w:r>
          </w:p>
        </w:tc>
      </w:tr>
      <w:tr w:rsidR="00EE526E" w14:paraId="2DC7A835" w14:textId="77777777">
        <w:trPr>
          <w:cantSplit/>
          <w:jc w:val="center"/>
        </w:trPr>
        <w:tc>
          <w:tcPr>
            <w:tcW w:w="1824" w:type="dxa"/>
            <w:tcMar>
              <w:top w:w="50" w:type="dxa"/>
              <w:left w:w="80" w:type="dxa"/>
              <w:bottom w:w="50" w:type="dxa"/>
              <w:right w:w="80" w:type="dxa"/>
            </w:tcMar>
            <w:vAlign w:val="center"/>
          </w:tcPr>
          <w:p w:rsidR="00EE526E" w:rsidRDefault="00D67E16" w14:paraId="29A36E11" w14:textId="77777777">
            <w:r>
              <w:rPr>
                <w:sz w:val="16"/>
                <w:szCs w:val="16"/>
              </w:rPr>
              <w:t>Agudelo et al. 2015 [9]</w:t>
            </w:r>
          </w:p>
        </w:tc>
        <w:tc>
          <w:tcPr>
            <w:tcW w:w="1710" w:type="dxa"/>
            <w:tcMar>
              <w:top w:w="50" w:type="dxa"/>
              <w:left w:w="80" w:type="dxa"/>
              <w:bottom w:w="50" w:type="dxa"/>
              <w:right w:w="80" w:type="dxa"/>
            </w:tcMar>
            <w:vAlign w:val="center"/>
          </w:tcPr>
          <w:p w:rsidR="00EE526E" w:rsidRDefault="00D67E16" w14:paraId="7DC252F2" w14:textId="77777777">
            <w:r>
              <w:rPr>
                <w:sz w:val="16"/>
                <w:szCs w:val="16"/>
              </w:rPr>
              <w:t>Colombia, anterior a la reforma CREG de 2015</w:t>
            </w:r>
          </w:p>
        </w:tc>
        <w:tc>
          <w:tcPr>
            <w:tcW w:w="1938" w:type="dxa"/>
            <w:tcMar>
              <w:top w:w="50" w:type="dxa"/>
              <w:left w:w="80" w:type="dxa"/>
              <w:bottom w:w="50" w:type="dxa"/>
              <w:right w:w="80" w:type="dxa"/>
            </w:tcMar>
            <w:vAlign w:val="center"/>
          </w:tcPr>
          <w:p w:rsidR="00EE526E" w:rsidRDefault="00D67E16" w14:paraId="22F506C7" w14:textId="77777777">
            <w:r>
              <w:rPr>
                <w:sz w:val="16"/>
                <w:szCs w:val="16"/>
              </w:rPr>
              <w:t>Red neuronal NARX con entradas exógenas</w:t>
            </w:r>
          </w:p>
        </w:tc>
        <w:tc>
          <w:tcPr>
            <w:tcW w:w="1824" w:type="dxa"/>
            <w:tcMar>
              <w:top w:w="50" w:type="dxa"/>
              <w:left w:w="80" w:type="dxa"/>
              <w:bottom w:w="50" w:type="dxa"/>
              <w:right w:w="80" w:type="dxa"/>
            </w:tcMar>
            <w:vAlign w:val="center"/>
          </w:tcPr>
          <w:p w:rsidR="00EE526E" w:rsidRDefault="00D67E16" w14:paraId="2D11B352" w14:textId="77777777">
            <w:r>
              <w:rPr>
                <w:sz w:val="16"/>
                <w:szCs w:val="16"/>
              </w:rPr>
              <w:t>Pronóstico puntual sin incertidumbre</w:t>
            </w:r>
          </w:p>
        </w:tc>
        <w:tc>
          <w:tcPr>
            <w:tcW w:w="2052" w:type="dxa"/>
            <w:tcMar>
              <w:top w:w="50" w:type="dxa"/>
              <w:left w:w="80" w:type="dxa"/>
              <w:bottom w:w="50" w:type="dxa"/>
              <w:right w:w="80" w:type="dxa"/>
            </w:tcMar>
            <w:vAlign w:val="center"/>
          </w:tcPr>
          <w:p w:rsidR="00EE526E" w:rsidRDefault="00D67E16" w14:paraId="1B191F04" w14:textId="77777777">
            <w:r>
              <w:rPr>
                <w:sz w:val="16"/>
                <w:szCs w:val="16"/>
              </w:rPr>
              <w:t>Datos previos a 2015; sin decisión</w:t>
            </w:r>
          </w:p>
        </w:tc>
      </w:tr>
      <w:tr w:rsidR="00EE526E" w14:paraId="7E2AA8AE" w14:textId="77777777">
        <w:trPr>
          <w:cantSplit/>
          <w:jc w:val="center"/>
        </w:trPr>
        <w:tc>
          <w:tcPr>
            <w:tcW w:w="1824" w:type="dxa"/>
            <w:tcMar>
              <w:top w:w="50" w:type="dxa"/>
              <w:left w:w="80" w:type="dxa"/>
              <w:bottom w:w="50" w:type="dxa"/>
              <w:right w:w="80" w:type="dxa"/>
            </w:tcMar>
            <w:vAlign w:val="center"/>
          </w:tcPr>
          <w:p w:rsidR="00EE526E" w:rsidRDefault="00D67E16" w14:paraId="5F8CC53B" w14:textId="77777777">
            <w:r>
              <w:rPr>
                <w:sz w:val="16"/>
                <w:szCs w:val="16"/>
              </w:rPr>
              <w:t>Muñoz-Santiago et al. 2017 [10]</w:t>
            </w:r>
          </w:p>
        </w:tc>
        <w:tc>
          <w:tcPr>
            <w:tcW w:w="1710" w:type="dxa"/>
            <w:tcMar>
              <w:top w:w="50" w:type="dxa"/>
              <w:left w:w="80" w:type="dxa"/>
              <w:bottom w:w="50" w:type="dxa"/>
              <w:right w:w="80" w:type="dxa"/>
            </w:tcMar>
            <w:vAlign w:val="center"/>
          </w:tcPr>
          <w:p w:rsidR="00EE526E" w:rsidRDefault="00D67E16" w14:paraId="36774951" w14:textId="77777777">
            <w:r>
              <w:rPr>
                <w:sz w:val="16"/>
                <w:szCs w:val="16"/>
              </w:rPr>
              <w:t>Colombia, serie agregada</w:t>
            </w:r>
          </w:p>
        </w:tc>
        <w:tc>
          <w:tcPr>
            <w:tcW w:w="1938" w:type="dxa"/>
            <w:tcMar>
              <w:top w:w="50" w:type="dxa"/>
              <w:left w:w="80" w:type="dxa"/>
              <w:bottom w:w="50" w:type="dxa"/>
              <w:right w:w="80" w:type="dxa"/>
            </w:tcMar>
            <w:vAlign w:val="center"/>
          </w:tcPr>
          <w:p w:rsidR="00EE526E" w:rsidRDefault="00D67E16" w14:paraId="19447CF3" w14:textId="77777777">
            <w:r>
              <w:rPr>
                <w:sz w:val="16"/>
                <w:szCs w:val="16"/>
              </w:rPr>
              <w:t>ARIMA con IGARCH</w:t>
            </w:r>
          </w:p>
        </w:tc>
        <w:tc>
          <w:tcPr>
            <w:tcW w:w="1824" w:type="dxa"/>
            <w:tcMar>
              <w:top w:w="50" w:type="dxa"/>
              <w:left w:w="80" w:type="dxa"/>
              <w:bottom w:w="50" w:type="dxa"/>
              <w:right w:w="80" w:type="dxa"/>
            </w:tcMar>
            <w:vAlign w:val="center"/>
          </w:tcPr>
          <w:p w:rsidR="00EE526E" w:rsidRDefault="00D67E16" w14:paraId="737A258E" w14:textId="77777777">
            <w:r>
              <w:rPr>
                <w:sz w:val="16"/>
                <w:szCs w:val="16"/>
              </w:rPr>
              <w:t>Modela la persistencia de la volatilidad</w:t>
            </w:r>
          </w:p>
        </w:tc>
        <w:tc>
          <w:tcPr>
            <w:tcW w:w="2052" w:type="dxa"/>
            <w:tcMar>
              <w:top w:w="50" w:type="dxa"/>
              <w:left w:w="80" w:type="dxa"/>
              <w:bottom w:w="50" w:type="dxa"/>
              <w:right w:w="80" w:type="dxa"/>
            </w:tcMar>
            <w:vAlign w:val="center"/>
          </w:tcPr>
          <w:p w:rsidR="00EE526E" w:rsidRDefault="00D67E16" w14:paraId="2FFFAA07" w14:textId="77777777">
            <w:r>
              <w:rPr>
                <w:sz w:val="16"/>
                <w:szCs w:val="16"/>
              </w:rPr>
              <w:t>Un solo modelo; sin variables horarias</w:t>
            </w:r>
          </w:p>
        </w:tc>
      </w:tr>
      <w:tr w:rsidR="00EE526E" w14:paraId="334BC92C" w14:textId="77777777">
        <w:trPr>
          <w:cantSplit/>
          <w:jc w:val="center"/>
        </w:trPr>
        <w:tc>
          <w:tcPr>
            <w:tcW w:w="1824" w:type="dxa"/>
            <w:tcMar>
              <w:top w:w="50" w:type="dxa"/>
              <w:left w:w="80" w:type="dxa"/>
              <w:bottom w:w="50" w:type="dxa"/>
              <w:right w:w="80" w:type="dxa"/>
            </w:tcMar>
            <w:vAlign w:val="center"/>
          </w:tcPr>
          <w:p w:rsidR="00EE526E" w:rsidRDefault="00D67E16" w14:paraId="459608C2" w14:textId="77777777">
            <w:r>
              <w:rPr>
                <w:sz w:val="16"/>
                <w:szCs w:val="16"/>
              </w:rPr>
              <w:t>Barrientos Marín et al. 2018 [11]</w:t>
            </w:r>
          </w:p>
        </w:tc>
        <w:tc>
          <w:tcPr>
            <w:tcW w:w="1710" w:type="dxa"/>
            <w:tcMar>
              <w:top w:w="50" w:type="dxa"/>
              <w:left w:w="80" w:type="dxa"/>
              <w:bottom w:w="50" w:type="dxa"/>
              <w:right w:w="80" w:type="dxa"/>
            </w:tcMar>
            <w:vAlign w:val="center"/>
          </w:tcPr>
          <w:p w:rsidR="00EE526E" w:rsidRDefault="00D67E16" w14:paraId="27DAC389" w14:textId="77777777">
            <w:r>
              <w:rPr>
                <w:sz w:val="16"/>
                <w:szCs w:val="16"/>
              </w:rPr>
              <w:t>Colombia, mensual (185 obs.)</w:t>
            </w:r>
          </w:p>
        </w:tc>
        <w:tc>
          <w:tcPr>
            <w:tcW w:w="1938" w:type="dxa"/>
            <w:tcMar>
              <w:top w:w="50" w:type="dxa"/>
              <w:left w:w="80" w:type="dxa"/>
              <w:bottom w:w="50" w:type="dxa"/>
              <w:right w:w="80" w:type="dxa"/>
            </w:tcMar>
            <w:vAlign w:val="center"/>
          </w:tcPr>
          <w:p w:rsidR="00EE526E" w:rsidRDefault="00D67E16" w14:paraId="0E8C1612" w14:textId="77777777">
            <w:r>
              <w:rPr>
                <w:sz w:val="16"/>
                <w:szCs w:val="16"/>
              </w:rPr>
              <w:t>ARMAX, NARX e híbrido; prueba DM</w:t>
            </w:r>
          </w:p>
        </w:tc>
        <w:tc>
          <w:tcPr>
            <w:tcW w:w="1824" w:type="dxa"/>
            <w:tcMar>
              <w:top w:w="50" w:type="dxa"/>
              <w:left w:w="80" w:type="dxa"/>
              <w:bottom w:w="50" w:type="dxa"/>
              <w:right w:w="80" w:type="dxa"/>
            </w:tcMar>
            <w:vAlign w:val="center"/>
          </w:tcPr>
          <w:p w:rsidR="00EE526E" w:rsidRDefault="00D67E16" w14:paraId="2F3765F7" w14:textId="77777777">
            <w:r>
              <w:rPr>
                <w:sz w:val="16"/>
                <w:szCs w:val="16"/>
              </w:rPr>
              <w:t>Sin diferencia significativa entre modelos</w:t>
            </w:r>
          </w:p>
        </w:tc>
        <w:tc>
          <w:tcPr>
            <w:tcW w:w="2052" w:type="dxa"/>
            <w:tcMar>
              <w:top w:w="50" w:type="dxa"/>
              <w:left w:w="80" w:type="dxa"/>
              <w:bottom w:w="50" w:type="dxa"/>
              <w:right w:w="80" w:type="dxa"/>
            </w:tcMar>
            <w:vAlign w:val="center"/>
          </w:tcPr>
          <w:p w:rsidR="00EE526E" w:rsidRDefault="00D67E16" w14:paraId="7B4F7BC2" w14:textId="77777777">
            <w:r>
              <w:rPr>
                <w:sz w:val="16"/>
                <w:szCs w:val="16"/>
              </w:rPr>
              <w:t>Resolución mensual, horizonte 12 mes</w:t>
            </w:r>
            <w:r>
              <w:rPr>
                <w:sz w:val="16"/>
                <w:szCs w:val="16"/>
              </w:rPr>
              <w:t>es</w:t>
            </w:r>
          </w:p>
        </w:tc>
      </w:tr>
      <w:tr w:rsidR="00EE526E" w14:paraId="66164512" w14:textId="77777777">
        <w:trPr>
          <w:cantSplit/>
          <w:jc w:val="center"/>
        </w:trPr>
        <w:tc>
          <w:tcPr>
            <w:tcW w:w="1824" w:type="dxa"/>
            <w:tcMar>
              <w:top w:w="50" w:type="dxa"/>
              <w:left w:w="80" w:type="dxa"/>
              <w:bottom w:w="50" w:type="dxa"/>
              <w:right w:w="80" w:type="dxa"/>
            </w:tcMar>
            <w:vAlign w:val="center"/>
          </w:tcPr>
          <w:p w:rsidR="00EE526E" w:rsidRDefault="00D67E16" w14:paraId="7D717506" w14:textId="77777777">
            <w:r>
              <w:rPr>
                <w:sz w:val="16"/>
                <w:szCs w:val="16"/>
              </w:rPr>
              <w:t>Gallón y Barrientos 2021 [12]</w:t>
            </w:r>
          </w:p>
        </w:tc>
        <w:tc>
          <w:tcPr>
            <w:tcW w:w="1710" w:type="dxa"/>
            <w:tcMar>
              <w:top w:w="50" w:type="dxa"/>
              <w:left w:w="80" w:type="dxa"/>
              <w:bottom w:w="50" w:type="dxa"/>
              <w:right w:w="80" w:type="dxa"/>
            </w:tcMar>
            <w:vAlign w:val="center"/>
          </w:tcPr>
          <w:p w:rsidR="00EE526E" w:rsidRDefault="00D67E16" w14:paraId="04A3516F" w14:textId="77777777">
            <w:r>
              <w:rPr>
                <w:sz w:val="16"/>
                <w:szCs w:val="16"/>
              </w:rPr>
              <w:t>Colombia, horaria 2000-2017</w:t>
            </w:r>
          </w:p>
        </w:tc>
        <w:tc>
          <w:tcPr>
            <w:tcW w:w="1938" w:type="dxa"/>
            <w:tcMar>
              <w:top w:w="50" w:type="dxa"/>
              <w:left w:w="80" w:type="dxa"/>
              <w:bottom w:w="50" w:type="dxa"/>
              <w:right w:w="80" w:type="dxa"/>
            </w:tcMar>
            <w:vAlign w:val="center"/>
          </w:tcPr>
          <w:p w:rsidR="00EE526E" w:rsidRDefault="00D67E16" w14:paraId="0877B252" w14:textId="77777777">
            <w:r>
              <w:rPr>
                <w:sz w:val="16"/>
                <w:szCs w:val="16"/>
              </w:rPr>
              <w:t>Series de tiempo funcionales (FPCA)</w:t>
            </w:r>
          </w:p>
        </w:tc>
        <w:tc>
          <w:tcPr>
            <w:tcW w:w="1824" w:type="dxa"/>
            <w:tcMar>
              <w:top w:w="50" w:type="dxa"/>
              <w:left w:w="80" w:type="dxa"/>
              <w:bottom w:w="50" w:type="dxa"/>
              <w:right w:w="80" w:type="dxa"/>
            </w:tcMar>
            <w:vAlign w:val="center"/>
          </w:tcPr>
          <w:p w:rsidR="00EE526E" w:rsidRDefault="00D67E16" w14:paraId="7300A098" w14:textId="77777777">
            <w:r>
              <w:rPr>
                <w:sz w:val="16"/>
                <w:szCs w:val="16"/>
              </w:rPr>
              <w:t>MAPE promedio 6,7 % a 1 día</w:t>
            </w:r>
          </w:p>
        </w:tc>
        <w:tc>
          <w:tcPr>
            <w:tcW w:w="2052" w:type="dxa"/>
            <w:tcMar>
              <w:top w:w="50" w:type="dxa"/>
              <w:left w:w="80" w:type="dxa"/>
              <w:bottom w:w="50" w:type="dxa"/>
              <w:right w:w="80" w:type="dxa"/>
            </w:tcMar>
            <w:vAlign w:val="center"/>
          </w:tcPr>
          <w:p w:rsidR="00EE526E" w:rsidRDefault="00D67E16" w14:paraId="7A1DD8E2" w14:textId="77777777">
            <w:r>
              <w:rPr>
                <w:sz w:val="16"/>
                <w:szCs w:val="16"/>
              </w:rPr>
              <w:t>Periodo calmo; univariado; sin decisión</w:t>
            </w:r>
          </w:p>
        </w:tc>
      </w:tr>
      <w:tr w:rsidR="00EE526E" w14:paraId="7C68753E" w14:textId="77777777">
        <w:trPr>
          <w:cantSplit/>
          <w:jc w:val="center"/>
        </w:trPr>
        <w:tc>
          <w:tcPr>
            <w:tcW w:w="1824" w:type="dxa"/>
            <w:tcMar>
              <w:top w:w="50" w:type="dxa"/>
              <w:left w:w="80" w:type="dxa"/>
              <w:bottom w:w="50" w:type="dxa"/>
              <w:right w:w="80" w:type="dxa"/>
            </w:tcMar>
            <w:vAlign w:val="center"/>
          </w:tcPr>
          <w:p w:rsidR="00EE526E" w:rsidRDefault="00D67E16" w14:paraId="7F649DD3" w14:textId="77777777">
            <w:r>
              <w:rPr>
                <w:sz w:val="16"/>
                <w:szCs w:val="16"/>
              </w:rPr>
              <w:t>Lago et al. 2021 [7]</w:t>
            </w:r>
          </w:p>
        </w:tc>
        <w:tc>
          <w:tcPr>
            <w:tcW w:w="1710" w:type="dxa"/>
            <w:tcMar>
              <w:top w:w="50" w:type="dxa"/>
              <w:left w:w="80" w:type="dxa"/>
              <w:bottom w:w="50" w:type="dxa"/>
              <w:right w:w="80" w:type="dxa"/>
            </w:tcMar>
            <w:vAlign w:val="center"/>
          </w:tcPr>
          <w:p w:rsidR="00EE526E" w:rsidRDefault="00D67E16" w14:paraId="5207A322" w14:textId="77777777">
            <w:r>
              <w:rPr>
                <w:sz w:val="16"/>
                <w:szCs w:val="16"/>
              </w:rPr>
              <w:t>5 mercados europeos, horaria</w:t>
            </w:r>
          </w:p>
        </w:tc>
        <w:tc>
          <w:tcPr>
            <w:tcW w:w="1938" w:type="dxa"/>
            <w:tcMar>
              <w:top w:w="50" w:type="dxa"/>
              <w:left w:w="80" w:type="dxa"/>
              <w:bottom w:w="50" w:type="dxa"/>
              <w:right w:w="80" w:type="dxa"/>
            </w:tcMar>
            <w:vAlign w:val="center"/>
          </w:tcPr>
          <w:p w:rsidR="00EE526E" w:rsidRDefault="00D67E16" w14:paraId="0A0A3662" w14:textId="77777777">
            <w:r>
              <w:rPr>
                <w:sz w:val="16"/>
                <w:szCs w:val="16"/>
              </w:rPr>
              <w:t>LEAR y redes profundas; benchmark abierto</w:t>
            </w:r>
          </w:p>
        </w:tc>
        <w:tc>
          <w:tcPr>
            <w:tcW w:w="1824" w:type="dxa"/>
            <w:tcMar>
              <w:top w:w="50" w:type="dxa"/>
              <w:left w:w="80" w:type="dxa"/>
              <w:bottom w:w="50" w:type="dxa"/>
              <w:right w:w="80" w:type="dxa"/>
            </w:tcMar>
            <w:vAlign w:val="center"/>
          </w:tcPr>
          <w:p w:rsidR="00EE526E" w:rsidRDefault="00D67E16" w14:paraId="44D4F7B6" w14:textId="77777777">
            <w:r>
              <w:rPr>
                <w:sz w:val="16"/>
                <w:szCs w:val="16"/>
              </w:rPr>
              <w:t>Define buenas prácticas y DM</w:t>
            </w:r>
          </w:p>
        </w:tc>
        <w:tc>
          <w:tcPr>
            <w:tcW w:w="2052" w:type="dxa"/>
            <w:tcMar>
              <w:top w:w="50" w:type="dxa"/>
              <w:left w:w="80" w:type="dxa"/>
              <w:bottom w:w="50" w:type="dxa"/>
              <w:right w:w="80" w:type="dxa"/>
            </w:tcMar>
            <w:vAlign w:val="center"/>
          </w:tcPr>
          <w:p w:rsidR="00EE526E" w:rsidRDefault="00D67E16" w14:paraId="392FDE1B" w14:textId="77777777">
            <w:r>
              <w:rPr>
                <w:sz w:val="16"/>
                <w:szCs w:val="16"/>
              </w:rPr>
              <w:t>Sin mercados hidro-dominados</w:t>
            </w:r>
          </w:p>
        </w:tc>
      </w:tr>
      <w:tr w:rsidR="00EE526E" w14:paraId="5E24D483" w14:textId="77777777">
        <w:trPr>
          <w:cantSplit/>
          <w:jc w:val="center"/>
        </w:trPr>
        <w:tc>
          <w:tcPr>
            <w:tcW w:w="1824" w:type="dxa"/>
            <w:tcMar>
              <w:top w:w="50" w:type="dxa"/>
              <w:left w:w="80" w:type="dxa"/>
              <w:bottom w:w="50" w:type="dxa"/>
              <w:right w:w="80" w:type="dxa"/>
            </w:tcMar>
            <w:vAlign w:val="center"/>
          </w:tcPr>
          <w:p w:rsidR="00EE526E" w:rsidRDefault="00D67E16" w14:paraId="4E66B7A5" w14:textId="77777777">
            <w:r>
              <w:rPr>
                <w:sz w:val="16"/>
                <w:szCs w:val="16"/>
              </w:rPr>
              <w:t>Kapoor y Wichitaksorn 2023 [13]</w:t>
            </w:r>
          </w:p>
        </w:tc>
        <w:tc>
          <w:tcPr>
            <w:tcW w:w="1710" w:type="dxa"/>
            <w:tcMar>
              <w:top w:w="50" w:type="dxa"/>
              <w:left w:w="80" w:type="dxa"/>
              <w:bottom w:w="50" w:type="dxa"/>
              <w:right w:w="80" w:type="dxa"/>
            </w:tcMar>
            <w:vAlign w:val="center"/>
          </w:tcPr>
          <w:p w:rsidR="00EE526E" w:rsidRDefault="00D67E16" w14:paraId="55A012FA" w14:textId="77777777">
            <w:r>
              <w:rPr>
                <w:sz w:val="16"/>
                <w:szCs w:val="16"/>
              </w:rPr>
              <w:t>Nueva Zelanda (hidro), diaria</w:t>
            </w:r>
          </w:p>
        </w:tc>
        <w:tc>
          <w:tcPr>
            <w:tcW w:w="1938" w:type="dxa"/>
            <w:tcMar>
              <w:top w:w="50" w:type="dxa"/>
              <w:left w:w="80" w:type="dxa"/>
              <w:bottom w:w="50" w:type="dxa"/>
              <w:right w:w="80" w:type="dxa"/>
            </w:tcMar>
            <w:vAlign w:val="center"/>
          </w:tcPr>
          <w:p w:rsidR="00EE526E" w:rsidRDefault="00D67E16" w14:paraId="7904D915" w14:textId="77777777">
            <w:r>
              <w:rPr>
                <w:sz w:val="16"/>
                <w:szCs w:val="16"/>
              </w:rPr>
              <w:t>33 modelos con selección de variables</w:t>
            </w:r>
          </w:p>
        </w:tc>
        <w:tc>
          <w:tcPr>
            <w:tcW w:w="1824" w:type="dxa"/>
            <w:tcMar>
              <w:top w:w="50" w:type="dxa"/>
              <w:left w:w="80" w:type="dxa"/>
              <w:bottom w:w="50" w:type="dxa"/>
              <w:right w:w="80" w:type="dxa"/>
            </w:tcMar>
            <w:vAlign w:val="center"/>
          </w:tcPr>
          <w:p w:rsidR="00EE526E" w:rsidRDefault="00D67E16" w14:paraId="4A08F9C8" w14:textId="77777777">
            <w:r>
              <w:rPr>
                <w:sz w:val="16"/>
                <w:szCs w:val="16"/>
              </w:rPr>
              <w:t>Ningún modelo con MASE &lt; 1 (mejor 1,26)</w:t>
            </w:r>
          </w:p>
        </w:tc>
        <w:tc>
          <w:tcPr>
            <w:tcW w:w="2052" w:type="dxa"/>
            <w:tcMar>
              <w:top w:w="50" w:type="dxa"/>
              <w:left w:w="80" w:type="dxa"/>
              <w:bottom w:w="50" w:type="dxa"/>
              <w:right w:w="80" w:type="dxa"/>
            </w:tcMar>
            <w:vAlign w:val="center"/>
          </w:tcPr>
          <w:p w:rsidR="00EE526E" w:rsidRDefault="00D67E16" w14:paraId="556350EF" w14:textId="77777777">
            <w:r>
              <w:rPr>
                <w:sz w:val="16"/>
                <w:szCs w:val="16"/>
              </w:rPr>
              <w:t>Resolución diaria; sin recomendación</w:t>
            </w:r>
          </w:p>
        </w:tc>
      </w:tr>
      <w:tr w:rsidR="00EE526E" w14:paraId="065C5823" w14:textId="77777777">
        <w:trPr>
          <w:cantSplit/>
          <w:jc w:val="center"/>
        </w:trPr>
        <w:tc>
          <w:tcPr>
            <w:tcW w:w="1824" w:type="dxa"/>
            <w:tcMar>
              <w:top w:w="50" w:type="dxa"/>
              <w:left w:w="80" w:type="dxa"/>
              <w:bottom w:w="50" w:type="dxa"/>
              <w:right w:w="80" w:type="dxa"/>
            </w:tcMar>
            <w:vAlign w:val="center"/>
          </w:tcPr>
          <w:p w:rsidR="00EE526E" w:rsidRDefault="00D67E16" w14:paraId="45F990D0" w14:textId="77777777">
            <w:r>
              <w:rPr>
                <w:sz w:val="16"/>
                <w:szCs w:val="16"/>
              </w:rPr>
              <w:t>Este proyecto</w:t>
            </w:r>
          </w:p>
        </w:tc>
        <w:tc>
          <w:tcPr>
            <w:tcW w:w="1710" w:type="dxa"/>
            <w:tcMar>
              <w:top w:w="50" w:type="dxa"/>
              <w:left w:w="80" w:type="dxa"/>
              <w:bottom w:w="50" w:type="dxa"/>
              <w:right w:w="80" w:type="dxa"/>
            </w:tcMar>
            <w:vAlign w:val="center"/>
          </w:tcPr>
          <w:p w:rsidR="00EE526E" w:rsidRDefault="00D67E16" w14:paraId="123552A2" w14:textId="77777777">
            <w:r>
              <w:rPr>
                <w:sz w:val="16"/>
                <w:szCs w:val="16"/>
              </w:rPr>
              <w:t>Colombia, horaria 2019-2026</w:t>
            </w:r>
          </w:p>
        </w:tc>
        <w:tc>
          <w:tcPr>
            <w:tcW w:w="1938" w:type="dxa"/>
            <w:tcMar>
              <w:top w:w="50" w:type="dxa"/>
              <w:left w:w="80" w:type="dxa"/>
              <w:bottom w:w="50" w:type="dxa"/>
              <w:right w:w="80" w:type="dxa"/>
            </w:tcMar>
            <w:vAlign w:val="center"/>
          </w:tcPr>
          <w:p w:rsidR="00EE526E" w:rsidRDefault="00D67E16" w14:paraId="22AFC6E1" w14:textId="77777777">
            <w:r>
              <w:rPr>
                <w:sz w:val="16"/>
                <w:szCs w:val="16"/>
              </w:rPr>
              <w:t>Ensamble de 6 familias, bandas conformes y motor de decisión</w:t>
            </w:r>
          </w:p>
        </w:tc>
        <w:tc>
          <w:tcPr>
            <w:tcW w:w="1824" w:type="dxa"/>
            <w:tcMar>
              <w:top w:w="50" w:type="dxa"/>
              <w:left w:w="80" w:type="dxa"/>
              <w:bottom w:w="50" w:type="dxa"/>
              <w:right w:w="80" w:type="dxa"/>
            </w:tcMar>
            <w:vAlign w:val="center"/>
          </w:tcPr>
          <w:p w:rsidR="00EE526E" w:rsidRDefault="00D67E16" w14:paraId="4C6D57CA" w14:textId="77777777">
            <w:r>
              <w:rPr>
                <w:sz w:val="16"/>
                <w:szCs w:val="16"/>
              </w:rPr>
              <w:t>MAPE 10,45 % a 24 h; MASE 0,909</w:t>
            </w:r>
          </w:p>
        </w:tc>
        <w:tc>
          <w:tcPr>
            <w:tcW w:w="2052" w:type="dxa"/>
            <w:tcMar>
              <w:top w:w="50" w:type="dxa"/>
              <w:left w:w="80" w:type="dxa"/>
              <w:bottom w:w="50" w:type="dxa"/>
              <w:right w:w="80" w:type="dxa"/>
            </w:tcMar>
            <w:vAlign w:val="center"/>
          </w:tcPr>
          <w:p w:rsidR="00EE526E" w:rsidRDefault="00D67E16" w14:paraId="19CDC71D" w14:textId="77777777">
            <w:r>
              <w:rPr>
                <w:sz w:val="16"/>
                <w:szCs w:val="16"/>
              </w:rPr>
              <w:t>Validación con usuarios pendiente</w:t>
            </w:r>
          </w:p>
        </w:tc>
      </w:tr>
    </w:tbl>
    <w:p w:rsidR="00EE526E" w:rsidRDefault="00EE526E" w14:paraId="1FADFDD3" w14:textId="77777777">
      <w:pPr>
        <w:spacing w:after="60"/>
        <w:jc w:val="both"/>
      </w:pPr>
    </w:p>
    <w:p w:rsidR="00EE526E" w:rsidRDefault="00D67E16" w14:paraId="70EF4996" w14:textId="77777777">
      <w:pPr>
        <w:spacing w:after="100"/>
        <w:jc w:val="both"/>
      </w:pPr>
      <w:del w:author="Daniela Maria Charris Stand" w:date="2026-09-28T10:17:12.427Z" w16du:dateUtc="2026-09-28T10:17:12.427Z" w:id="1384189772">
        <w:r w:rsidRPr="571BBE60" w:rsidDel="36EA05EC">
          <w:rPr>
            <w:b w:val="1"/>
            <w:bCs w:val="1"/>
          </w:rPr>
          <w:delText>Qué hace cada técnica, en términos simples.</w:delText>
        </w:r>
        <w:r w:rsidDel="36EA05EC">
          <w:delText xml:space="preserve"> </w:delText>
        </w:r>
      </w:del>
      <w:r w:rsidR="36EA05EC">
        <w:rPr/>
        <w:t>Los tres antecedentes colombianos usan variantes de dos familias clásicas. Agudelo et al. entrenan una red neuronal NARX (autorregresiva no lineal con entradas exógenas): la red predice el precio de la hora sigui</w:t>
      </w:r>
      <w:r w:rsidR="36EA05EC">
        <w:rPr/>
        <w:t>ente a partir de sus propios valores recientes más variables externas, y entrega un solo número por hora, sin margen de incertidumbre. Muñoz-Santiago et al. combinan un ARIMA, que modela el nivel del precio a partir de su propio historial, con un GARCH int</w:t>
      </w:r>
      <w:r w:rsidR="36EA05EC">
        <w:rPr/>
        <w:t>egrado, que modela cómo la volatilidad del error se agrupa en el tiempo sin disiparse — el mismo principio del ARX+GARCH de este proyecto (Tabla 12). Barrientos Marín et al. comparan ese enfoque econométrico contra una red NARX y un modelo híbrido de ambos</w:t>
      </w:r>
      <w:r w:rsidR="36EA05EC">
        <w:rPr/>
        <w:t>, y con la prueba de Diebold-Mariano [6] no encuentran diferencia estadística entre los tres: ni el modelo más simple ni el más complejo gana con claridad, el mismo patrón que este proyecto confirma en la Sección 7.</w:t>
      </w:r>
    </w:p>
    <w:p w:rsidR="00EE526E" w:rsidRDefault="00D67E16" w14:paraId="26E6F9B4" w14:textId="77777777">
      <w:pPr>
        <w:spacing w:after="100"/>
        <w:jc w:val="both"/>
      </w:pPr>
      <w:r>
        <w:t>Los tres referentes internacionales apor</w:t>
      </w:r>
      <w:r>
        <w:t>tan algo distinto: no compiten en exactitud, sino que definen cómo medirla. Gallón y Barrientos tratan las 24 horas de un día no como 24 números sueltos, sino como una sola curva continua, que descomponen en sus formas dominantes (componentes principales f</w:t>
      </w:r>
      <w:r>
        <w:t>uncionales) para pronosticar la forma completa del día siguiente; logran un MAPE de 6,7 % a un día, pero en 2000-2017, un período sin los eventos climáticos extremos de 2023-2026 que enfrenta este proyecto. Lago et al. no proponen un modelo para un mercado</w:t>
      </w:r>
      <w:r>
        <w:t xml:space="preserve"> específico: fijan el protocolo que sigue toda la comunidad de pronóstico de precios eléctricos, con el LEAR (una regresión lineal cuyas variables se seleccionan automáticamente por LASSO) como referencia mínima exigible y la prueba de Diebold-Mariano para</w:t>
      </w:r>
      <w:r>
        <w:t xml:space="preserve"> decidir si una mejora es real o es ruido estadístico — el mismo protocolo que sigue este proyecto (Sección 7.1). Kapoor y Wichitaksorn prueban 33 combinaciones de modelo y método de selección de variables en Nueva Zelanda, un mercado también dominado por </w:t>
      </w:r>
      <w:r>
        <w:t>la hidroelectricidad; su resultado, y la razón de citarlo en este informe, es que ninguna de las 33 logra un MASE (el error del modelo dividido entre el de la referencia más simple posible, repetir el precio del día anterior) menor a 1 — ninguna le gana de</w:t>
      </w:r>
      <w:r>
        <w:t xml:space="preserve"> forma consistente a esa referencia, evidencia de lo difícil que es pronosticar el precio en un mercado hidro-dominado incluso con métodos sofisticados.</w:t>
      </w:r>
    </w:p>
    <w:p w:rsidR="00EE526E" w:rsidRDefault="00D67E16" w14:paraId="06062BC3" w14:textId="110C967E">
      <w:pPr>
        <w:spacing w:after="100"/>
        <w:jc w:val="both"/>
      </w:pPr>
      <w:commentRangeStart w:id="1335572648"/>
      <w:del w:author="Daniela Maria Charris Stand" w:date="2026-09-28T10:17:24.2Z" w16du:dateUtc="2026-09-28T10:17:24.2Z" w:id="2141360916">
        <w:r w:rsidDel="36EA05EC">
          <w:delText>La brecha es concreta: n</w:delText>
        </w:r>
      </w:del>
      <w:ins w:author="Daniela Maria Charris Stand" w:date="2026-09-28T10:17:24.433Z" w16du:dateUtc="2026-09-28T10:17:24.433Z" w:id="603750368">
        <w:r w:rsidR="67EE8B96">
          <w:t>N</w:t>
        </w:r>
      </w:ins>
      <w:r w:rsidR="36EA05EC">
        <w:rPr/>
        <w:t>inguno de los tres trabajos colombianos cuantifica la incertidumbre ni la tradu</w:t>
      </w:r>
      <w:r w:rsidR="36EA05EC">
        <w:rPr/>
        <w:t>ce en una recomendación, y ninguno de los referentes internacionales cubre un mercado colombiano horario, aunque fijan el método de evaluación [7], [6] y muestran que modelos simples compiten con el aprendizaje profundo [14], [13]. No existe una plataforma</w:t>
      </w:r>
      <w:r w:rsidR="36EA05EC">
        <w:rPr/>
        <w:t xml:space="preserve"> que combine procesamiento de señales, un ensamble validado por regímenes y un motor de decisión por rol</w:t>
      </w:r>
      <w:del w:author="Daniela Maria Charris Stand" w:date="2026-09-28T10:17:38.517Z" w16du:dateUtc="2026-09-28T10:17:38.517Z" w:id="1150888959">
        <w:r w:rsidDel="36EA05EC">
          <w:delText>: esa es la brecha que cierra este proyecto</w:delText>
        </w:r>
      </w:del>
      <w:r w:rsidR="36EA05EC">
        <w:rPr/>
        <w:t>.</w:t>
      </w:r>
      <w:commentRangeEnd w:id="1335572648"/>
      <w:r>
        <w:rPr>
          <w:rStyle w:val="CommentReference"/>
        </w:rPr>
        <w:commentReference w:id="1335572648"/>
      </w:r>
    </w:p>
    <w:p w:rsidR="00CF4876" w:rsidP="00CF4876" w:rsidRDefault="00CF4876" w14:paraId="35C98240" w14:textId="77777777">
      <w:pPr>
        <w:pStyle w:val="Heading1"/>
        <w:spacing w:before="420"/>
      </w:pPr>
      <w:bookmarkStart w:name="_Toc240440248" w:id="64"/>
    </w:p>
    <w:p w:rsidR="00482E0E" w:rsidP="00F67BB1" w:rsidRDefault="00D67E16" w14:paraId="0E96A3C0" w14:textId="77777777">
      <w:pPr>
        <w:pStyle w:val="Heading1"/>
        <w:keepNext/>
        <w:numPr>
          <w:ilvl w:val="0"/>
          <w:numId w:val="4"/>
        </w:numPr>
        <w:spacing w:before="420"/>
      </w:pPr>
      <w:bookmarkStart w:name="_Toc241072122" w:id="65"/>
      <w:bookmarkStart w:name="_Toc241072488" w:id="66"/>
      <w:bookmarkStart w:name="_Toc241232101" w:id="67"/>
      <w:r>
        <w:t>Descripción detallada del diseño en ingeniería</w:t>
      </w:r>
      <w:bookmarkEnd w:id="64"/>
      <w:bookmarkEnd w:id="65"/>
      <w:bookmarkEnd w:id="66"/>
      <w:bookmarkEnd w:id="67"/>
    </w:p>
    <w:p w:rsidR="00482E0E" w:rsidP="00F67BB1" w:rsidRDefault="00D67E16" w14:paraId="4414AFB4" w14:textId="77777777">
      <w:pPr>
        <w:pStyle w:val="Heading2"/>
        <w:keepNext/>
        <w:numPr>
          <w:ilvl w:val="1"/>
          <w:numId w:val="4"/>
        </w:numPr>
        <w:spacing w:before="300"/>
      </w:pPr>
      <w:bookmarkStart w:name="_Toc240440249" w:id="68"/>
      <w:bookmarkStart w:name="_Toc241072123" w:id="69"/>
      <w:bookmarkStart w:name="_Toc241072489" w:id="70"/>
      <w:bookmarkStart w:name="_Toc241232102" w:id="71"/>
      <w:r>
        <w:t>Problema</w:t>
      </w:r>
      <w:bookmarkEnd w:id="68"/>
      <w:bookmarkEnd w:id="69"/>
      <w:bookmarkEnd w:id="70"/>
      <w:bookmarkEnd w:id="71"/>
    </w:p>
    <w:p w:rsidR="00EE526E" w:rsidRDefault="00D67E16" w14:paraId="68A553A5" w14:textId="77777777">
      <w:pPr>
        <w:spacing w:after="100"/>
        <w:jc w:val="both"/>
      </w:pPr>
      <w:r>
        <w:t>Desde el diseño, el problema se traduce en un sistema de procesamiento de señales y decisión con tres bloques acoplados: (1) una cadena de adquisición y acondicionamiento que convierta cinco fuentes de resolución distinta (horaria, diaria y mensual) en una</w:t>
      </w:r>
      <w:r>
        <w:t xml:space="preserve"> señal multivariada horaria continua, sin huecos ni fugas de información; (2) un estimador que, con la información disponible en el instante de corte, produzca la mediana y los cuantiles del precio para las siguientes 1 a 72 horas; y (3) una lógica que con</w:t>
      </w:r>
      <w:r>
        <w:t>vierta ese pronóstico probabilístico en una acción discreta por rol.</w:t>
      </w:r>
    </w:p>
    <w:p w:rsidR="00482E0E" w:rsidP="00EE489C" w:rsidRDefault="00D67E16" w14:paraId="2986D72E" w14:textId="77777777">
      <w:pPr>
        <w:pStyle w:val="Heading2"/>
        <w:keepNext/>
        <w:numPr>
          <w:ilvl w:val="1"/>
          <w:numId w:val="4"/>
        </w:numPr>
        <w:spacing w:before="300"/>
      </w:pPr>
      <w:bookmarkStart w:name="_Toc240440250" w:id="72"/>
      <w:bookmarkStart w:name="_Toc241072124" w:id="73"/>
      <w:bookmarkStart w:name="_Toc241072490" w:id="74"/>
      <w:bookmarkStart w:name="_Toc241232103" w:id="75"/>
      <w:r>
        <w:t>Análisis de requerimientos</w:t>
      </w:r>
      <w:r w:rsidR="006A0E53">
        <w:t xml:space="preserve"> del cliente</w:t>
      </w:r>
      <w:r>
        <w:t>, restricciones y factores</w:t>
      </w:r>
      <w:bookmarkEnd w:id="72"/>
      <w:bookmarkEnd w:id="73"/>
      <w:bookmarkEnd w:id="74"/>
      <w:bookmarkEnd w:id="75"/>
    </w:p>
    <w:p w:rsidR="00EE526E" w:rsidRDefault="00D67E16" w14:paraId="34F9CB51" w14:textId="77777777">
      <w:pPr>
        <w:spacing w:after="100"/>
        <w:jc w:val="both"/>
      </w:pPr>
      <w:r>
        <w:rPr>
          <w:b/>
        </w:rPr>
        <w:t>Restricciones</w:t>
      </w:r>
      <w:r>
        <w:t xml:space="preserve"> [2]: </w:t>
      </w:r>
      <w:r>
        <w:rPr>
          <w:i/>
        </w:rPr>
        <w:t>económica</w:t>
      </w:r>
      <w:r>
        <w:t xml:space="preserve"> (software abierto y computadores del equipo), </w:t>
      </w:r>
      <w:r>
        <w:rPr>
          <w:i/>
        </w:rPr>
        <w:t>ambiental</w:t>
      </w:r>
      <w:r>
        <w:t xml:space="preserve"> (maximizar la eficiencia computaciona</w:t>
      </w:r>
      <w:r>
        <w:t xml:space="preserve">l), </w:t>
      </w:r>
      <w:r>
        <w:rPr>
          <w:i/>
        </w:rPr>
        <w:t>social</w:t>
      </w:r>
      <w:r>
        <w:t xml:space="preserve"> (el sistema apoya la decisión, no la sustituye), </w:t>
      </w:r>
      <w:r>
        <w:rPr>
          <w:i/>
        </w:rPr>
        <w:t>legal</w:t>
      </w:r>
      <w:r>
        <w:t xml:space="preserve"> (solo información pública; posibles intervenciones de la CREG), </w:t>
      </w:r>
      <w:r>
        <w:rPr>
          <w:i/>
        </w:rPr>
        <w:t>constructiva</w:t>
      </w:r>
      <w:r>
        <w:t xml:space="preserve"> (arquitectura modular) y </w:t>
      </w:r>
      <w:r>
        <w:rPr>
          <w:i/>
        </w:rPr>
        <w:t>de tiempo</w:t>
      </w:r>
      <w:r>
        <w:t xml:space="preserve"> (16 semanas). </w:t>
      </w:r>
      <w:r>
        <w:rPr>
          <w:b/>
        </w:rPr>
        <w:t>Factores</w:t>
      </w:r>
      <w:r>
        <w:t>: salud pública (las escaladas de precio afectan a insti</w:t>
      </w:r>
      <w:r>
        <w:t>tuciones como las IPS), seguridad (acceso a las APIs), cultural (resistencia a recomendaciones basadas en IA), social (usuarios sin formación en probabilidad) y económico (tasa de cambio, precios de nube).</w:t>
      </w:r>
    </w:p>
    <w:p w:rsidR="00EE526E" w:rsidRDefault="00D67E16" w14:paraId="6DF9A077" w14:textId="77777777">
      <w:pPr>
        <w:spacing w:after="100"/>
        <w:jc w:val="both"/>
      </w:pPr>
      <w:r>
        <w:rPr>
          <w:b/>
        </w:rPr>
        <w:t>Requerimientos del cliente.</w:t>
      </w:r>
      <w:r>
        <w:t xml:space="preserve"> Generadores y comercia</w:t>
      </w:r>
      <w:r>
        <w:t>lizadores medianos piden pronósticos de 24 a 72 h con una recomendación según su rol, un nivel de confianza visible y un dashboard usable sin conocimientos técnicos. La Tabla 5 muestra su traducción a especificaciones medibles y la evidencia de cada criter</w:t>
      </w:r>
      <w:r>
        <w:t>io.</w:t>
      </w:r>
    </w:p>
    <w:p w:rsidR="00EE526E" w:rsidRDefault="00D67E16" w14:paraId="1C8DDE5B" w14:textId="77777777">
      <w:pPr>
        <w:keepNext/>
        <w:spacing w:before="120" w:after="60"/>
        <w:jc w:val="center"/>
      </w:pPr>
      <w:r>
        <w:rPr>
          <w:b/>
          <w:sz w:val="20"/>
          <w:szCs w:val="20"/>
        </w:rPr>
        <w:t>Tabla 5.</w:t>
      </w:r>
      <w:r>
        <w:rPr>
          <w:sz w:val="20"/>
          <w:szCs w:val="20"/>
        </w:rPr>
        <w:t xml:space="preserve"> Traducción de requerimientos y restricciones en especificaciones técnicas medibles.</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398"/>
        <w:gridCol w:w="4195"/>
        <w:gridCol w:w="2757"/>
      </w:tblGrid>
      <w:tr w:rsidR="00EE526E" w14:paraId="652289DE" w14:textId="77777777">
        <w:trPr>
          <w:tblHeader/>
          <w:jc w:val="center"/>
        </w:trPr>
        <w:tc>
          <w:tcPr>
            <w:tcW w:w="2397" w:type="dxa"/>
            <w:shd w:val="clear" w:color="auto" w:fill="2E2E2E"/>
            <w:tcMar>
              <w:top w:w="50" w:type="dxa"/>
              <w:left w:w="80" w:type="dxa"/>
              <w:bottom w:w="50" w:type="dxa"/>
              <w:right w:w="80" w:type="dxa"/>
            </w:tcMar>
            <w:vAlign w:val="center"/>
          </w:tcPr>
          <w:p w:rsidR="00EE526E" w:rsidRDefault="00D67E16" w14:paraId="09981CE8" w14:textId="77777777">
            <w:pPr>
              <w:jc w:val="center"/>
            </w:pPr>
            <w:r>
              <w:rPr>
                <w:b/>
                <w:color w:val="FFFFFF"/>
                <w:sz w:val="17"/>
                <w:szCs w:val="17"/>
              </w:rPr>
              <w:t>Requerimiento / restricción</w:t>
            </w:r>
          </w:p>
        </w:tc>
        <w:tc>
          <w:tcPr>
            <w:tcW w:w="4195" w:type="dxa"/>
            <w:shd w:val="clear" w:color="auto" w:fill="2E2E2E"/>
            <w:tcMar>
              <w:top w:w="50" w:type="dxa"/>
              <w:left w:w="80" w:type="dxa"/>
              <w:bottom w:w="50" w:type="dxa"/>
              <w:right w:w="80" w:type="dxa"/>
            </w:tcMar>
            <w:vAlign w:val="center"/>
          </w:tcPr>
          <w:p w:rsidR="00EE526E" w:rsidRDefault="00D67E16" w14:paraId="2B99AD93" w14:textId="77777777">
            <w:pPr>
              <w:jc w:val="center"/>
            </w:pPr>
            <w:r>
              <w:rPr>
                <w:b/>
                <w:color w:val="FFFFFF"/>
                <w:sz w:val="17"/>
                <w:szCs w:val="17"/>
              </w:rPr>
              <w:t>Especificación técnica medible</w:t>
            </w:r>
          </w:p>
        </w:tc>
        <w:tc>
          <w:tcPr>
            <w:tcW w:w="2757" w:type="dxa"/>
            <w:shd w:val="clear" w:color="auto" w:fill="2E2E2E"/>
            <w:tcMar>
              <w:top w:w="50" w:type="dxa"/>
              <w:left w:w="80" w:type="dxa"/>
              <w:bottom w:w="50" w:type="dxa"/>
              <w:right w:w="80" w:type="dxa"/>
            </w:tcMar>
            <w:vAlign w:val="center"/>
          </w:tcPr>
          <w:p w:rsidR="00EE526E" w:rsidRDefault="00D67E16" w14:paraId="41A4AA35" w14:textId="77777777">
            <w:pPr>
              <w:jc w:val="center"/>
            </w:pPr>
            <w:r>
              <w:rPr>
                <w:b/>
                <w:color w:val="FFFFFF"/>
                <w:sz w:val="17"/>
                <w:szCs w:val="17"/>
              </w:rPr>
              <w:t>Evidencia del criterio</w:t>
            </w:r>
          </w:p>
        </w:tc>
      </w:tr>
      <w:tr w:rsidR="00EE526E" w14:paraId="6A4FBA3D" w14:textId="77777777">
        <w:trPr>
          <w:cantSplit/>
          <w:jc w:val="center"/>
        </w:trPr>
        <w:tc>
          <w:tcPr>
            <w:tcW w:w="2397" w:type="dxa"/>
            <w:tcMar>
              <w:top w:w="50" w:type="dxa"/>
              <w:left w:w="80" w:type="dxa"/>
              <w:bottom w:w="50" w:type="dxa"/>
              <w:right w:w="80" w:type="dxa"/>
            </w:tcMar>
            <w:vAlign w:val="center"/>
          </w:tcPr>
          <w:p w:rsidR="00EE526E" w:rsidRDefault="00D67E16" w14:paraId="791008F3" w14:textId="77777777">
            <w:r>
              <w:rPr>
                <w:sz w:val="17"/>
                <w:szCs w:val="17"/>
              </w:rPr>
              <w:t>Pronóstico útil para decidir</w:t>
            </w:r>
          </w:p>
        </w:tc>
        <w:tc>
          <w:tcPr>
            <w:tcW w:w="4195" w:type="dxa"/>
            <w:tcMar>
              <w:top w:w="50" w:type="dxa"/>
              <w:left w:w="80" w:type="dxa"/>
              <w:bottom w:w="50" w:type="dxa"/>
              <w:right w:w="80" w:type="dxa"/>
            </w:tcMar>
            <w:vAlign w:val="center"/>
          </w:tcPr>
          <w:p w:rsidR="00EE526E" w:rsidRDefault="00D67E16" w14:paraId="7734436B" w14:textId="77777777">
            <w:r>
              <w:rPr>
                <w:sz w:val="17"/>
                <w:szCs w:val="17"/>
              </w:rPr>
              <w:t>rMAE &lt; 1 frente a la persistencia, con p &lt; 0,05 en Diebold-Mariano</w:t>
            </w:r>
          </w:p>
        </w:tc>
        <w:tc>
          <w:tcPr>
            <w:tcW w:w="2757" w:type="dxa"/>
            <w:tcMar>
              <w:top w:w="50" w:type="dxa"/>
              <w:left w:w="80" w:type="dxa"/>
              <w:bottom w:w="50" w:type="dxa"/>
              <w:right w:w="80" w:type="dxa"/>
            </w:tcMar>
            <w:vAlign w:val="center"/>
          </w:tcPr>
          <w:p w:rsidR="00EE526E" w:rsidRDefault="00D67E16" w14:paraId="2B0B4480" w14:textId="77777777">
            <w:r>
              <w:rPr>
                <w:sz w:val="17"/>
                <w:szCs w:val="17"/>
              </w:rPr>
              <w:t>Buenas prácticas EPF [7], [6]</w:t>
            </w:r>
          </w:p>
        </w:tc>
      </w:tr>
      <w:tr w:rsidR="00EE526E" w14:paraId="24FC8465" w14:textId="77777777">
        <w:trPr>
          <w:cantSplit/>
          <w:jc w:val="center"/>
        </w:trPr>
        <w:tc>
          <w:tcPr>
            <w:tcW w:w="2397" w:type="dxa"/>
            <w:tcMar>
              <w:top w:w="50" w:type="dxa"/>
              <w:left w:w="80" w:type="dxa"/>
              <w:bottom w:w="50" w:type="dxa"/>
              <w:right w:w="80" w:type="dxa"/>
            </w:tcMar>
            <w:vAlign w:val="center"/>
          </w:tcPr>
          <w:p w:rsidR="00EE526E" w:rsidRDefault="00D67E16" w14:paraId="0FA8AAE7" w14:textId="77777777">
            <w:r>
              <w:rPr>
                <w:sz w:val="17"/>
                <w:szCs w:val="17"/>
              </w:rPr>
              <w:t>Horizonte de decisión</w:t>
            </w:r>
          </w:p>
        </w:tc>
        <w:tc>
          <w:tcPr>
            <w:tcW w:w="4195" w:type="dxa"/>
            <w:tcMar>
              <w:top w:w="50" w:type="dxa"/>
              <w:left w:w="80" w:type="dxa"/>
              <w:bottom w:w="50" w:type="dxa"/>
              <w:right w:w="80" w:type="dxa"/>
            </w:tcMar>
            <w:vAlign w:val="center"/>
          </w:tcPr>
          <w:p w:rsidR="00EE526E" w:rsidRDefault="00D67E16" w14:paraId="54B1133E" w14:textId="77777777">
            <w:r>
              <w:rPr>
                <w:sz w:val="17"/>
                <w:szCs w:val="17"/>
              </w:rPr>
              <w:t>Pronóstico horario de 1 a 72 h, evaluado por tramos de 24 h</w:t>
            </w:r>
          </w:p>
        </w:tc>
        <w:tc>
          <w:tcPr>
            <w:tcW w:w="2757" w:type="dxa"/>
            <w:tcMar>
              <w:top w:w="50" w:type="dxa"/>
              <w:left w:w="80" w:type="dxa"/>
              <w:bottom w:w="50" w:type="dxa"/>
              <w:right w:w="80" w:type="dxa"/>
            </w:tcMar>
            <w:vAlign w:val="center"/>
          </w:tcPr>
          <w:p w:rsidR="00EE526E" w:rsidRDefault="00D67E16" w14:paraId="283C1BA0" w14:textId="77777777">
            <w:r>
              <w:rPr>
                <w:sz w:val="17"/>
                <w:szCs w:val="17"/>
              </w:rPr>
              <w:t>Alcance OE2 del Anexo 1</w:t>
            </w:r>
          </w:p>
        </w:tc>
      </w:tr>
      <w:tr w:rsidR="00EE526E" w14:paraId="6A2F7CCC" w14:textId="77777777">
        <w:trPr>
          <w:cantSplit/>
          <w:jc w:val="center"/>
        </w:trPr>
        <w:tc>
          <w:tcPr>
            <w:tcW w:w="2397" w:type="dxa"/>
            <w:tcMar>
              <w:top w:w="50" w:type="dxa"/>
              <w:left w:w="80" w:type="dxa"/>
              <w:bottom w:w="50" w:type="dxa"/>
              <w:right w:w="80" w:type="dxa"/>
            </w:tcMar>
            <w:vAlign w:val="center"/>
          </w:tcPr>
          <w:p w:rsidR="00EE526E" w:rsidRDefault="00D67E16" w14:paraId="066FE42C" w14:textId="77777777">
            <w:r>
              <w:rPr>
                <w:sz w:val="17"/>
                <w:szCs w:val="17"/>
              </w:rPr>
              <w:t>Nivel de confianza visible</w:t>
            </w:r>
          </w:p>
        </w:tc>
        <w:tc>
          <w:tcPr>
            <w:tcW w:w="4195" w:type="dxa"/>
            <w:tcMar>
              <w:top w:w="50" w:type="dxa"/>
              <w:left w:w="80" w:type="dxa"/>
              <w:bottom w:w="50" w:type="dxa"/>
              <w:right w:w="80" w:type="dxa"/>
            </w:tcMar>
            <w:vAlign w:val="center"/>
          </w:tcPr>
          <w:p w:rsidR="00EE526E" w:rsidRDefault="00D67E16" w14:paraId="0D91186C" w14:textId="77777777">
            <w:r>
              <w:rPr>
                <w:sz w:val="17"/>
                <w:szCs w:val="17"/>
              </w:rPr>
              <w:t>Banda [q10, q90] con cob</w:t>
            </w:r>
            <w:r>
              <w:rPr>
                <w:sz w:val="17"/>
                <w:szCs w:val="17"/>
              </w:rPr>
              <w:t>ertura empírica de 80 % ± 5 puntos</w:t>
            </w:r>
          </w:p>
        </w:tc>
        <w:tc>
          <w:tcPr>
            <w:tcW w:w="2757" w:type="dxa"/>
            <w:tcMar>
              <w:top w:w="50" w:type="dxa"/>
              <w:left w:w="80" w:type="dxa"/>
              <w:bottom w:w="50" w:type="dxa"/>
              <w:right w:w="80" w:type="dxa"/>
            </w:tcMar>
            <w:vAlign w:val="center"/>
          </w:tcPr>
          <w:p w:rsidR="00EE526E" w:rsidRDefault="00D67E16" w14:paraId="12628FB3" w14:textId="77777777">
            <w:r>
              <w:rPr>
                <w:sz w:val="17"/>
                <w:szCs w:val="17"/>
              </w:rPr>
              <w:t>Inferencia conforme [15]</w:t>
            </w:r>
          </w:p>
        </w:tc>
      </w:tr>
      <w:tr w:rsidR="00EE526E" w14:paraId="173E6C41" w14:textId="77777777">
        <w:trPr>
          <w:cantSplit/>
          <w:jc w:val="center"/>
        </w:trPr>
        <w:tc>
          <w:tcPr>
            <w:tcW w:w="2397" w:type="dxa"/>
            <w:tcMar>
              <w:top w:w="50" w:type="dxa"/>
              <w:left w:w="80" w:type="dxa"/>
              <w:bottom w:w="50" w:type="dxa"/>
              <w:right w:w="80" w:type="dxa"/>
            </w:tcMar>
            <w:vAlign w:val="center"/>
          </w:tcPr>
          <w:p w:rsidR="00EE526E" w:rsidRDefault="00D67E16" w14:paraId="3AD395D8" w14:textId="77777777">
            <w:r>
              <w:rPr>
                <w:sz w:val="17"/>
                <w:szCs w:val="17"/>
              </w:rPr>
              <w:t>Robustez ante El Niño</w:t>
            </w:r>
          </w:p>
        </w:tc>
        <w:tc>
          <w:tcPr>
            <w:tcW w:w="4195" w:type="dxa"/>
            <w:tcMar>
              <w:top w:w="50" w:type="dxa"/>
              <w:left w:w="80" w:type="dxa"/>
              <w:bottom w:w="50" w:type="dxa"/>
              <w:right w:w="80" w:type="dxa"/>
            </w:tcMar>
            <w:vAlign w:val="center"/>
          </w:tcPr>
          <w:p w:rsidR="00EE526E" w:rsidRDefault="00D67E16" w14:paraId="62286359" w14:textId="77777777">
            <w:r>
              <w:rPr>
                <w:sz w:val="17"/>
                <w:szCs w:val="17"/>
              </w:rPr>
              <w:t>rMAE &lt; 1 en todos los meses de prueba y en varios regímenes ENSO</w:t>
            </w:r>
          </w:p>
        </w:tc>
        <w:tc>
          <w:tcPr>
            <w:tcW w:w="2757" w:type="dxa"/>
            <w:tcMar>
              <w:top w:w="50" w:type="dxa"/>
              <w:left w:w="80" w:type="dxa"/>
              <w:bottom w:w="50" w:type="dxa"/>
              <w:right w:w="80" w:type="dxa"/>
            </w:tcMar>
            <w:vAlign w:val="center"/>
          </w:tcPr>
          <w:p w:rsidR="00EE526E" w:rsidRDefault="00D67E16" w14:paraId="42782C0B" w14:textId="77777777">
            <w:r>
              <w:rPr>
                <w:sz w:val="17"/>
                <w:szCs w:val="17"/>
              </w:rPr>
              <w:t>Validación de origen móvil [16]</w:t>
            </w:r>
          </w:p>
        </w:tc>
      </w:tr>
      <w:tr w:rsidR="00EE526E" w14:paraId="513B85A8" w14:textId="77777777">
        <w:trPr>
          <w:cantSplit/>
          <w:jc w:val="center"/>
        </w:trPr>
        <w:tc>
          <w:tcPr>
            <w:tcW w:w="2397" w:type="dxa"/>
            <w:tcMar>
              <w:top w:w="50" w:type="dxa"/>
              <w:left w:w="80" w:type="dxa"/>
              <w:bottom w:w="50" w:type="dxa"/>
              <w:right w:w="80" w:type="dxa"/>
            </w:tcMar>
            <w:vAlign w:val="center"/>
          </w:tcPr>
          <w:p w:rsidR="00EE526E" w:rsidRDefault="00D67E16" w14:paraId="50CBAD50" w14:textId="77777777">
            <w:r>
              <w:rPr>
                <w:sz w:val="17"/>
                <w:szCs w:val="17"/>
              </w:rPr>
              <w:t>Eficiencia computacional</w:t>
            </w:r>
          </w:p>
        </w:tc>
        <w:tc>
          <w:tcPr>
            <w:tcW w:w="4195" w:type="dxa"/>
            <w:tcMar>
              <w:top w:w="50" w:type="dxa"/>
              <w:left w:w="80" w:type="dxa"/>
              <w:bottom w:w="50" w:type="dxa"/>
              <w:right w:w="80" w:type="dxa"/>
            </w:tcMar>
            <w:vAlign w:val="center"/>
          </w:tcPr>
          <w:p w:rsidR="00EE526E" w:rsidRDefault="00D67E16" w14:paraId="30C4BCA4" w14:textId="77777777">
            <w:r>
              <w:rPr>
                <w:sz w:val="17"/>
                <w:szCs w:val="17"/>
              </w:rPr>
              <w:t>Reentrenamiento del ensamble de 24 h &lt; 15 min en un portátil sin GPU</w:t>
            </w:r>
          </w:p>
        </w:tc>
        <w:tc>
          <w:tcPr>
            <w:tcW w:w="2757" w:type="dxa"/>
            <w:tcMar>
              <w:top w:w="50" w:type="dxa"/>
              <w:left w:w="80" w:type="dxa"/>
              <w:bottom w:w="50" w:type="dxa"/>
              <w:right w:w="80" w:type="dxa"/>
            </w:tcMar>
            <w:vAlign w:val="center"/>
          </w:tcPr>
          <w:p w:rsidR="00EE526E" w:rsidRDefault="00D67E16" w14:paraId="0685AC9C" w14:textId="77777777">
            <w:r>
              <w:rPr>
                <w:sz w:val="17"/>
                <w:szCs w:val="17"/>
              </w:rPr>
              <w:t>Restricción 6.3.2 del Anexo 1</w:t>
            </w:r>
          </w:p>
        </w:tc>
      </w:tr>
      <w:tr w:rsidR="00EE526E" w14:paraId="70C15FEE" w14:textId="77777777">
        <w:trPr>
          <w:cantSplit/>
          <w:jc w:val="center"/>
        </w:trPr>
        <w:tc>
          <w:tcPr>
            <w:tcW w:w="2397" w:type="dxa"/>
            <w:tcMar>
              <w:top w:w="50" w:type="dxa"/>
              <w:left w:w="80" w:type="dxa"/>
              <w:bottom w:w="50" w:type="dxa"/>
              <w:right w:w="80" w:type="dxa"/>
            </w:tcMar>
            <w:vAlign w:val="center"/>
          </w:tcPr>
          <w:p w:rsidR="00EE526E" w:rsidRDefault="00D67E16" w14:paraId="73836594" w14:textId="77777777">
            <w:r>
              <w:rPr>
                <w:sz w:val="17"/>
                <w:szCs w:val="17"/>
              </w:rPr>
              <w:t>Recomendación por rol</w:t>
            </w:r>
          </w:p>
        </w:tc>
        <w:tc>
          <w:tcPr>
            <w:tcW w:w="4195" w:type="dxa"/>
            <w:tcMar>
              <w:top w:w="50" w:type="dxa"/>
              <w:left w:w="80" w:type="dxa"/>
              <w:bottom w:w="50" w:type="dxa"/>
              <w:right w:w="80" w:type="dxa"/>
            </w:tcMar>
            <w:vAlign w:val="center"/>
          </w:tcPr>
          <w:p w:rsidR="00EE526E" w:rsidRDefault="00D67E16" w14:paraId="12DCE005" w14:textId="77777777">
            <w:r>
              <w:rPr>
                <w:sz w:val="17"/>
                <w:szCs w:val="17"/>
              </w:rPr>
              <w:t>Señales comprar/vender/esperar; actuar entre 10 % y 40 % de las horas</w:t>
            </w:r>
          </w:p>
        </w:tc>
        <w:tc>
          <w:tcPr>
            <w:tcW w:w="2757" w:type="dxa"/>
            <w:tcMar>
              <w:top w:w="50" w:type="dxa"/>
              <w:left w:w="80" w:type="dxa"/>
              <w:bottom w:w="50" w:type="dxa"/>
              <w:right w:w="80" w:type="dxa"/>
            </w:tcMar>
            <w:vAlign w:val="center"/>
          </w:tcPr>
          <w:p w:rsidR="00EE526E" w:rsidRDefault="00D67E16" w14:paraId="3E8AE008" w14:textId="77777777">
            <w:r>
              <w:rPr>
                <w:sz w:val="17"/>
                <w:szCs w:val="17"/>
              </w:rPr>
              <w:t>Guía del motor de decisión</w:t>
            </w:r>
          </w:p>
        </w:tc>
      </w:tr>
      <w:tr w:rsidR="00EE526E" w14:paraId="61357D6C" w14:textId="77777777">
        <w:trPr>
          <w:cantSplit/>
          <w:jc w:val="center"/>
        </w:trPr>
        <w:tc>
          <w:tcPr>
            <w:tcW w:w="2397" w:type="dxa"/>
            <w:tcMar>
              <w:top w:w="50" w:type="dxa"/>
              <w:left w:w="80" w:type="dxa"/>
              <w:bottom w:w="50" w:type="dxa"/>
              <w:right w:w="80" w:type="dxa"/>
            </w:tcMar>
            <w:vAlign w:val="center"/>
          </w:tcPr>
          <w:p w:rsidR="00EE526E" w:rsidRDefault="00D67E16" w14:paraId="458A232C" w14:textId="77777777">
            <w:r>
              <w:rPr>
                <w:sz w:val="17"/>
                <w:szCs w:val="17"/>
              </w:rPr>
              <w:t>Sin fuga de información</w:t>
            </w:r>
          </w:p>
        </w:tc>
        <w:tc>
          <w:tcPr>
            <w:tcW w:w="4195" w:type="dxa"/>
            <w:tcMar>
              <w:top w:w="50" w:type="dxa"/>
              <w:left w:w="80" w:type="dxa"/>
              <w:bottom w:w="50" w:type="dxa"/>
              <w:right w:w="80" w:type="dxa"/>
            </w:tcMar>
            <w:vAlign w:val="center"/>
          </w:tcPr>
          <w:p w:rsidR="00EE526E" w:rsidRDefault="00D67E16" w14:paraId="5F74369C" w14:textId="77777777">
            <w:r>
              <w:rPr>
                <w:sz w:val="17"/>
                <w:szCs w:val="17"/>
              </w:rPr>
              <w:t>Solo variables disponibles en el corte (rezago ≥ 24 h)</w:t>
            </w:r>
          </w:p>
        </w:tc>
        <w:tc>
          <w:tcPr>
            <w:tcW w:w="2757" w:type="dxa"/>
            <w:tcMar>
              <w:top w:w="50" w:type="dxa"/>
              <w:left w:w="80" w:type="dxa"/>
              <w:bottom w:w="50" w:type="dxa"/>
              <w:right w:w="80" w:type="dxa"/>
            </w:tcMar>
            <w:vAlign w:val="center"/>
          </w:tcPr>
          <w:p w:rsidR="00EE526E" w:rsidRDefault="00D67E16" w14:paraId="085FE088" w14:textId="77777777">
            <w:r>
              <w:rPr>
                <w:sz w:val="17"/>
                <w:szCs w:val="17"/>
              </w:rPr>
              <w:t>Decisión ABET 1 del Anexo 1</w:t>
            </w:r>
          </w:p>
        </w:tc>
      </w:tr>
      <w:tr w:rsidR="00EE526E" w14:paraId="2FDF9146" w14:textId="77777777">
        <w:trPr>
          <w:cantSplit/>
          <w:jc w:val="center"/>
        </w:trPr>
        <w:tc>
          <w:tcPr>
            <w:tcW w:w="2397" w:type="dxa"/>
            <w:tcMar>
              <w:top w:w="50" w:type="dxa"/>
              <w:left w:w="80" w:type="dxa"/>
              <w:bottom w:w="50" w:type="dxa"/>
              <w:right w:w="80" w:type="dxa"/>
            </w:tcMar>
            <w:vAlign w:val="center"/>
          </w:tcPr>
          <w:p w:rsidR="00EE526E" w:rsidRDefault="00D67E16" w14:paraId="5C198507" w14:textId="77777777">
            <w:r>
              <w:rPr>
                <w:sz w:val="17"/>
                <w:szCs w:val="17"/>
              </w:rPr>
              <w:t>Usable sin formación técnica</w:t>
            </w:r>
          </w:p>
        </w:tc>
        <w:tc>
          <w:tcPr>
            <w:tcW w:w="4195" w:type="dxa"/>
            <w:tcMar>
              <w:top w:w="50" w:type="dxa"/>
              <w:left w:w="80" w:type="dxa"/>
              <w:bottom w:w="50" w:type="dxa"/>
              <w:right w:w="80" w:type="dxa"/>
            </w:tcMar>
            <w:vAlign w:val="center"/>
          </w:tcPr>
          <w:p w:rsidR="00EE526E" w:rsidRDefault="00D67E16" w14:paraId="5A1153DA" w14:textId="77777777">
            <w:r>
              <w:rPr>
                <w:sz w:val="17"/>
                <w:szCs w:val="17"/>
              </w:rPr>
              <w:t>Una acción por hora c</w:t>
            </w:r>
            <w:r>
              <w:rPr>
                <w:sz w:val="17"/>
                <w:szCs w:val="17"/>
              </w:rPr>
              <w:t>on semáforo; comprensión verificada con 3-5 usuarios</w:t>
            </w:r>
          </w:p>
        </w:tc>
        <w:tc>
          <w:tcPr>
            <w:tcW w:w="2757" w:type="dxa"/>
            <w:tcMar>
              <w:top w:w="50" w:type="dxa"/>
              <w:left w:w="80" w:type="dxa"/>
              <w:bottom w:w="50" w:type="dxa"/>
              <w:right w:w="80" w:type="dxa"/>
            </w:tcMar>
            <w:vAlign w:val="center"/>
          </w:tcPr>
          <w:p w:rsidR="00EE526E" w:rsidRDefault="00D67E16" w14:paraId="65CACB21" w14:textId="77777777">
            <w:r>
              <w:rPr>
                <w:sz w:val="17"/>
                <w:szCs w:val="17"/>
              </w:rPr>
              <w:t>Alcance OE4 del Anexo 1</w:t>
            </w:r>
          </w:p>
        </w:tc>
      </w:tr>
    </w:tbl>
    <w:p w:rsidR="00EE526E" w:rsidRDefault="00EE526E" w14:paraId="2ED4ED91" w14:textId="77777777">
      <w:pPr>
        <w:spacing w:after="60"/>
        <w:jc w:val="both"/>
      </w:pPr>
    </w:p>
    <w:p w:rsidR="00482E0E" w:rsidP="00EE489C" w:rsidRDefault="00874741" w14:paraId="39AAA3ED" w14:textId="77777777">
      <w:pPr>
        <w:pStyle w:val="Heading2"/>
        <w:keepNext/>
        <w:numPr>
          <w:ilvl w:val="1"/>
          <w:numId w:val="4"/>
        </w:numPr>
        <w:spacing w:before="300"/>
      </w:pPr>
      <w:bookmarkStart w:name="_Toc240440251" w:id="76"/>
      <w:bookmarkStart w:name="_Toc241072125" w:id="77"/>
      <w:bookmarkStart w:name="_Toc241072491" w:id="78"/>
      <w:bookmarkStart w:name="_Toc241232104" w:id="79"/>
      <w:r>
        <w:t>Estándares, normas y regulaciones</w:t>
      </w:r>
      <w:bookmarkEnd w:id="76"/>
      <w:bookmarkEnd w:id="77"/>
      <w:bookmarkEnd w:id="78"/>
      <w:bookmarkEnd w:id="79"/>
    </w:p>
    <w:p w:rsidR="00EE526E" w:rsidRDefault="00D67E16" w14:paraId="625F832D" w14:textId="77777777">
      <w:pPr>
        <w:spacing w:after="100"/>
        <w:jc w:val="both"/>
      </w:pPr>
      <w:r>
        <w:t>La Tabla 6 relaciona cada norma con la decisión de diseño que motivó.</w:t>
      </w:r>
    </w:p>
    <w:p w:rsidR="00EE526E" w:rsidRDefault="00D67E16" w14:paraId="05384B83" w14:textId="77777777">
      <w:pPr>
        <w:keepNext/>
        <w:spacing w:before="120" w:after="60"/>
        <w:jc w:val="center"/>
      </w:pPr>
      <w:r>
        <w:rPr>
          <w:b/>
          <w:sz w:val="20"/>
          <w:szCs w:val="20"/>
        </w:rPr>
        <w:t>Tabla 6.</w:t>
      </w:r>
      <w:r>
        <w:rPr>
          <w:sz w:val="20"/>
          <w:szCs w:val="20"/>
        </w:rPr>
        <w:t xml:space="preserve"> Normas y regulaciones aplicadas en el diseño.</w:t>
      </w:r>
    </w:p>
    <w:tbl>
      <w:tblPr>
        <w:tblW w:w="5001"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780"/>
        <w:gridCol w:w="6572"/>
      </w:tblGrid>
      <w:tr w:rsidR="00EE489C" w:rsidTr="00EE489C" w14:paraId="5862142F" w14:textId="77777777">
        <w:trPr>
          <w:tblHeader/>
        </w:trPr>
        <w:tc>
          <w:tcPr>
            <w:tcW w:w="2780" w:type="dxa"/>
            <w:shd w:val="clear" w:color="auto" w:fill="2E2E2E"/>
            <w:tcMar>
              <w:top w:w="70" w:type="dxa"/>
              <w:left w:w="80" w:type="dxa"/>
              <w:bottom w:w="70" w:type="dxa"/>
              <w:right w:w="80" w:type="dxa"/>
            </w:tcMar>
          </w:tcPr>
          <w:p w:rsidR="00EE489C" w:rsidRDefault="00EE489C" w14:paraId="5BB5A539" w14:textId="77777777">
            <w:r>
              <w:rPr>
                <w:b/>
                <w:bCs/>
                <w:color w:val="FFFFFF"/>
                <w:sz w:val="18"/>
                <w:szCs w:val="18"/>
              </w:rPr>
              <w:t>Norma / estándar</w:t>
            </w:r>
          </w:p>
        </w:tc>
        <w:tc>
          <w:tcPr>
            <w:tcW w:w="6571" w:type="dxa"/>
            <w:shd w:val="clear" w:color="auto" w:fill="2E2E2E"/>
            <w:tcMar>
              <w:top w:w="70" w:type="dxa"/>
              <w:left w:w="80" w:type="dxa"/>
              <w:bottom w:w="70" w:type="dxa"/>
              <w:right w:w="80" w:type="dxa"/>
            </w:tcMar>
          </w:tcPr>
          <w:p w:rsidR="00EE489C" w:rsidRDefault="00EE489C" w14:paraId="6290643B" w14:textId="77777777">
            <w:r>
              <w:rPr>
                <w:b/>
                <w:bCs/>
                <w:color w:val="FFFFFF"/>
                <w:sz w:val="18"/>
                <w:szCs w:val="18"/>
              </w:rPr>
              <w:t>Decisión de diseño que la aplica</w:t>
            </w:r>
          </w:p>
        </w:tc>
      </w:tr>
      <w:tr w:rsidR="00EE489C" w:rsidTr="00EE489C" w14:paraId="553A5E51" w14:textId="77777777">
        <w:trPr>
          <w:cantSplit/>
        </w:trPr>
        <w:tc>
          <w:tcPr>
            <w:tcW w:w="2780" w:type="dxa"/>
            <w:tcMar>
              <w:top w:w="60" w:type="dxa"/>
              <w:left w:w="80" w:type="dxa"/>
              <w:bottom w:w="60" w:type="dxa"/>
              <w:right w:w="80" w:type="dxa"/>
            </w:tcMar>
          </w:tcPr>
          <w:p w:rsidR="00EE489C" w:rsidRDefault="00EE489C" w14:paraId="45AD265E" w14:textId="77777777">
            <w:r>
              <w:rPr>
                <w:sz w:val="18"/>
                <w:szCs w:val="18"/>
              </w:rPr>
              <w:t>ISO 8601-1:2019 [17]</w:t>
            </w:r>
          </w:p>
        </w:tc>
        <w:tc>
          <w:tcPr>
            <w:tcW w:w="6571" w:type="dxa"/>
            <w:tcMar>
              <w:top w:w="60" w:type="dxa"/>
              <w:left w:w="80" w:type="dxa"/>
              <w:bottom w:w="60" w:type="dxa"/>
              <w:right w:w="80" w:type="dxa"/>
            </w:tcMar>
          </w:tcPr>
          <w:p w:rsidR="00EE489C" w:rsidRDefault="00EE489C" w14:paraId="1EA5AF14" w14:textId="77777777">
            <w:r>
              <w:rPr>
                <w:sz w:val="18"/>
                <w:szCs w:val="18"/>
              </w:rPr>
              <w:t>Marcas de tiempo AAAA-MM-DD hh:mm:ss en hora legal de Colombia (UTC−5, sin horario de verano), para unir sin ambigüedad fuentes horarias, diarias y mensuales.</w:t>
            </w:r>
          </w:p>
        </w:tc>
      </w:tr>
      <w:tr w:rsidR="00EE489C" w:rsidTr="00EE489C" w14:paraId="242DCAD2" w14:textId="77777777">
        <w:trPr>
          <w:cantSplit/>
        </w:trPr>
        <w:tc>
          <w:tcPr>
            <w:tcW w:w="2780" w:type="dxa"/>
            <w:tcMar>
              <w:top w:w="60" w:type="dxa"/>
              <w:left w:w="80" w:type="dxa"/>
              <w:bottom w:w="60" w:type="dxa"/>
              <w:right w:w="80" w:type="dxa"/>
            </w:tcMar>
          </w:tcPr>
          <w:p w:rsidR="00EE489C" w:rsidRDefault="00EE489C" w14:paraId="3B413147" w14:textId="77777777">
            <w:r>
              <w:rPr>
                <w:sz w:val="18"/>
                <w:szCs w:val="18"/>
              </w:rPr>
              <w:t>Resolución CREG 101 018 de 2022 [18]</w:t>
            </w:r>
          </w:p>
        </w:tc>
        <w:tc>
          <w:tcPr>
            <w:tcW w:w="6571" w:type="dxa"/>
            <w:tcMar>
              <w:top w:w="60" w:type="dxa"/>
              <w:left w:w="80" w:type="dxa"/>
              <w:bottom w:w="60" w:type="dxa"/>
              <w:right w:w="80" w:type="dxa"/>
            </w:tcMar>
          </w:tcPr>
          <w:p w:rsidR="00EE489C" w:rsidRDefault="00EE489C" w14:paraId="4F0C4131" w14:textId="77777777">
            <w:r>
              <w:rPr>
                <w:sz w:val="18"/>
                <w:szCs w:val="18"/>
              </w:rPr>
              <w:t>Uso exclusivo de información pública de XM/SIMEM; el sistema no actúa como agente ni ejecuta transacciones, y documenta la fecha de corte de cada modelo.</w:t>
            </w:r>
          </w:p>
        </w:tc>
      </w:tr>
      <w:tr w:rsidR="00EE489C" w:rsidTr="00EE489C" w14:paraId="2D7A6A77" w14:textId="77777777">
        <w:trPr>
          <w:cantSplit/>
        </w:trPr>
        <w:tc>
          <w:tcPr>
            <w:tcW w:w="2780" w:type="dxa"/>
            <w:tcMar>
              <w:top w:w="60" w:type="dxa"/>
              <w:left w:w="80" w:type="dxa"/>
              <w:bottom w:w="60" w:type="dxa"/>
              <w:right w:w="80" w:type="dxa"/>
            </w:tcMar>
          </w:tcPr>
          <w:p w:rsidR="00EE489C" w:rsidRDefault="00EE489C" w14:paraId="0BCAA1D9" w14:textId="77777777">
            <w:r>
              <w:rPr>
                <w:sz w:val="18"/>
                <w:szCs w:val="18"/>
              </w:rPr>
              <w:t>Ley 1581 de 2012 [19]</w:t>
            </w:r>
          </w:p>
        </w:tc>
        <w:tc>
          <w:tcPr>
            <w:tcW w:w="6571" w:type="dxa"/>
            <w:tcMar>
              <w:top w:w="60" w:type="dxa"/>
              <w:left w:w="80" w:type="dxa"/>
              <w:bottom w:w="60" w:type="dxa"/>
              <w:right w:w="80" w:type="dxa"/>
            </w:tcMar>
          </w:tcPr>
          <w:p w:rsidR="00EE489C" w:rsidRDefault="00EE489C" w14:paraId="77AFC736" w14:textId="77777777">
            <w:r>
              <w:rPr>
                <w:sz w:val="18"/>
                <w:szCs w:val="18"/>
              </w:rPr>
              <w:t>El dashboard no recolecta ni almacena datos personales.</w:t>
            </w:r>
          </w:p>
        </w:tc>
      </w:tr>
      <w:tr w:rsidR="00EE489C" w:rsidTr="00EE489C" w14:paraId="60899846" w14:textId="77777777">
        <w:trPr>
          <w:cantSplit/>
        </w:trPr>
        <w:tc>
          <w:tcPr>
            <w:tcW w:w="2780" w:type="dxa"/>
            <w:tcMar>
              <w:top w:w="60" w:type="dxa"/>
              <w:left w:w="80" w:type="dxa"/>
              <w:bottom w:w="60" w:type="dxa"/>
              <w:right w:w="80" w:type="dxa"/>
            </w:tcMar>
          </w:tcPr>
          <w:p w:rsidR="00EE489C" w:rsidRDefault="00EE489C" w14:paraId="4C5316D8" w14:textId="77777777">
            <w:r>
              <w:rPr>
                <w:sz w:val="18"/>
                <w:szCs w:val="18"/>
              </w:rPr>
              <w:t>ISO/IEC 25010:2011 [20]</w:t>
            </w:r>
          </w:p>
        </w:tc>
        <w:tc>
          <w:tcPr>
            <w:tcW w:w="6571" w:type="dxa"/>
            <w:tcMar>
              <w:top w:w="60" w:type="dxa"/>
              <w:left w:w="80" w:type="dxa"/>
              <w:bottom w:w="60" w:type="dxa"/>
              <w:right w:w="80" w:type="dxa"/>
            </w:tcMar>
          </w:tcPr>
          <w:p w:rsidR="00EE489C" w:rsidRDefault="00EE489C" w14:paraId="2AA03E7A" w14:textId="77777777">
            <w:r>
              <w:rPr>
                <w:sz w:val="18"/>
                <w:szCs w:val="18"/>
              </w:rPr>
              <w:t>Mantenibilidad: el motor lee el pronóstico por un contrato de datos (fuentes_pronostico.json) y es independiente del modelo.</w:t>
            </w:r>
          </w:p>
        </w:tc>
      </w:tr>
    </w:tbl>
    <w:p w:rsidR="00EE526E" w:rsidRDefault="00EE526E" w14:paraId="19A399FC" w14:textId="77777777">
      <w:pPr>
        <w:spacing w:after="40"/>
        <w:jc w:val="both"/>
      </w:pPr>
    </w:p>
    <w:p w:rsidR="00EE526E" w:rsidRDefault="00D67E16" w14:paraId="3457293F" w14:textId="77777777">
      <w:pPr>
        <w:spacing w:after="100"/>
        <w:jc w:val="both"/>
      </w:pPr>
      <w:r>
        <w:t>También se respeta la Ley 23 de 1982 (derechos de autor): toda fuente se cita y solo se usan librerías de código abierto.</w:t>
      </w:r>
    </w:p>
    <w:p w:rsidR="00482E0E" w:rsidRDefault="00482E0E" w14:paraId="0ED6216B" w14:textId="77777777">
      <w:pPr>
        <w:spacing w:after="200"/>
      </w:pPr>
    </w:p>
    <w:p w:rsidR="00482E0E" w:rsidP="00EE489C" w:rsidRDefault="00D67E16" w14:paraId="47CCBCF1" w14:textId="77777777">
      <w:pPr>
        <w:pStyle w:val="Heading2"/>
        <w:keepNext/>
        <w:numPr>
          <w:ilvl w:val="1"/>
          <w:numId w:val="4"/>
        </w:numPr>
        <w:spacing w:before="300"/>
      </w:pPr>
      <w:bookmarkStart w:name="_Toc240440252" w:id="80"/>
      <w:bookmarkStart w:name="_Toc241072126" w:id="81"/>
      <w:bookmarkStart w:name="_Toc241072492" w:id="82"/>
      <w:bookmarkStart w:name="_Toc241232105" w:id="83"/>
      <w:r>
        <w:t>Alte</w:t>
      </w:r>
      <w:r>
        <w:t>rnativas de solución</w:t>
      </w:r>
      <w:bookmarkEnd w:id="80"/>
      <w:bookmarkEnd w:id="81"/>
      <w:bookmarkEnd w:id="82"/>
      <w:bookmarkEnd w:id="83"/>
    </w:p>
    <w:p w:rsidR="00EE526E" w:rsidRDefault="00D67E16" w14:paraId="147956CD" w14:textId="77777777">
      <w:pPr>
        <w:spacing w:after="100"/>
        <w:jc w:val="both"/>
      </w:pPr>
      <w:commentRangeStart w:id="955202394"/>
      <w:r w:rsidR="36EA05EC">
        <w:rPr/>
        <w:t>Se plantearon tres alternativas para el bloque de pronóstico, que determina la calidad de la señal que recibe el motor. Las tres comparten la cadena de datos de OE1 y el motor de OE3 (Tabla 7).</w:t>
      </w:r>
      <w:commentRangeEnd w:id="955202394"/>
      <w:r>
        <w:rPr>
          <w:rStyle w:val="CommentReference"/>
        </w:rPr>
        <w:commentReference w:id="955202394"/>
      </w:r>
    </w:p>
    <w:p w:rsidR="00EE526E" w:rsidRDefault="00D67E16" w14:paraId="0E03A382" w14:textId="77777777">
      <w:pPr>
        <w:keepNext/>
        <w:spacing w:before="120" w:after="60"/>
        <w:jc w:val="center"/>
      </w:pPr>
      <w:r>
        <w:rPr>
          <w:b/>
          <w:sz w:val="20"/>
          <w:szCs w:val="20"/>
        </w:rPr>
        <w:t>Tabla 7.</w:t>
      </w:r>
      <w:r>
        <w:rPr>
          <w:sz w:val="20"/>
          <w:szCs w:val="20"/>
        </w:rPr>
        <w:t xml:space="preserve"> Alternativas de solución para el bloque de pronóstico.</w:t>
      </w:r>
    </w:p>
    <w:tbl>
      <w:tblPr>
        <w:tblW w:w="5000" w:type="pct"/>
        <w:tblInd w:w="-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17"/>
        <w:gridCol w:w="3117"/>
        <w:gridCol w:w="3116"/>
      </w:tblGrid>
      <w:tr w:rsidR="00482E0E" w14:paraId="508A795A" w14:textId="77777777">
        <w:tc>
          <w:tcPr>
            <w:tcW w:w="3117" w:type="dxa"/>
            <w:shd w:val="clear" w:color="auto" w:fill="2E7D32"/>
            <w:tcMar>
              <w:top w:w="70" w:type="dxa"/>
              <w:left w:w="80" w:type="dxa"/>
              <w:bottom w:w="70" w:type="dxa"/>
              <w:right w:w="80" w:type="dxa"/>
            </w:tcMar>
          </w:tcPr>
          <w:p w:rsidR="00482E0E" w:rsidRDefault="00D67E16" w14:paraId="3CA46C12" w14:textId="77777777">
            <w:r>
              <w:rPr>
                <w:b/>
                <w:bCs/>
                <w:color w:val="FFFFFF"/>
                <w:sz w:val="19"/>
                <w:szCs w:val="19"/>
              </w:rPr>
              <w:t>Solución 1</w:t>
            </w:r>
          </w:p>
        </w:tc>
        <w:tc>
          <w:tcPr>
            <w:tcW w:w="3117" w:type="dxa"/>
            <w:shd w:val="clear" w:color="auto" w:fill="2E7D32"/>
            <w:tcMar>
              <w:top w:w="70" w:type="dxa"/>
              <w:left w:w="80" w:type="dxa"/>
              <w:bottom w:w="70" w:type="dxa"/>
              <w:right w:w="80" w:type="dxa"/>
            </w:tcMar>
          </w:tcPr>
          <w:p w:rsidR="00482E0E" w:rsidRDefault="00D67E16" w14:paraId="0AD2D113" w14:textId="77777777">
            <w:r>
              <w:rPr>
                <w:b/>
                <w:bCs/>
                <w:color w:val="FFFFFF"/>
                <w:sz w:val="19"/>
                <w:szCs w:val="19"/>
              </w:rPr>
              <w:t>Solución 2</w:t>
            </w:r>
          </w:p>
        </w:tc>
        <w:tc>
          <w:tcPr>
            <w:tcW w:w="3116" w:type="dxa"/>
            <w:shd w:val="clear" w:color="auto" w:fill="2E7D32"/>
            <w:tcMar>
              <w:top w:w="70" w:type="dxa"/>
              <w:left w:w="80" w:type="dxa"/>
              <w:bottom w:w="70" w:type="dxa"/>
              <w:right w:w="80" w:type="dxa"/>
            </w:tcMar>
          </w:tcPr>
          <w:p w:rsidR="00482E0E" w:rsidRDefault="00D67E16" w14:paraId="54AB73E8" w14:textId="77777777">
            <w:r>
              <w:rPr>
                <w:b/>
                <w:bCs/>
                <w:color w:val="FFFFFF"/>
                <w:sz w:val="19"/>
                <w:szCs w:val="19"/>
              </w:rPr>
              <w:t>Solución 3</w:t>
            </w:r>
          </w:p>
        </w:tc>
      </w:tr>
      <w:tr w:rsidR="00482E0E" w14:paraId="29065B82" w14:textId="77777777">
        <w:trPr>
          <w:cantSplit/>
        </w:trPr>
        <w:tc>
          <w:tcPr>
            <w:tcW w:w="3117" w:type="dxa"/>
            <w:tcMar>
              <w:top w:w="150" w:type="dxa"/>
              <w:left w:w="80" w:type="dxa"/>
              <w:bottom w:w="150" w:type="dxa"/>
              <w:right w:w="80" w:type="dxa"/>
            </w:tcMar>
          </w:tcPr>
          <w:p w:rsidR="00482E0E" w:rsidRDefault="00CF4876" w14:paraId="6B5E4503" w14:textId="77777777">
            <w:r>
              <w:rPr>
                <w:b/>
                <w:sz w:val="17"/>
                <w:szCs w:val="17"/>
              </w:rPr>
              <w:t>Descripción:</w:t>
            </w:r>
            <w:r>
              <w:rPr>
                <w:sz w:val="17"/>
                <w:szCs w:val="17"/>
              </w:rPr>
              <w:t xml:space="preserve"> Modelo econométrico único: una regresión log-lineal (ARX) predice el nivel del precio a partir de 15 variables (hidrología, ONI, pandemia, calendario, festivos) más su propio rezago de 24 h [10], y un componente GARCH(1,1) [21] modela aparte cómo la volatilidad del error se agrupa en el tiempo — de ahí sale directamente la banda de incertidumbre, sin calibrarla aparte. Es el único de los tres que no combina varios modelos: toda la capacidad de ajuste vive en una sola ecuación de parámetros interpretables.</w:t>
            </w:r>
          </w:p>
        </w:tc>
        <w:tc>
          <w:tcPr>
            <w:tcW w:w="3117" w:type="dxa"/>
            <w:tcMar>
              <w:top w:w="150" w:type="dxa"/>
              <w:left w:w="80" w:type="dxa"/>
              <w:bottom w:w="150" w:type="dxa"/>
              <w:right w:w="80" w:type="dxa"/>
            </w:tcMar>
          </w:tcPr>
          <w:p w:rsidR="00482E0E" w:rsidRDefault="00482E0E" w14:paraId="1A8A83B2" w14:textId="77777777">
            <w:r>
              <w:rPr>
                <w:b/>
                <w:sz w:val="17"/>
                <w:szCs w:val="17"/>
              </w:rPr>
              <w:t>Descripción:</w:t>
            </w:r>
            <w:r>
              <w:rPr>
                <w:sz w:val="17"/>
                <w:szCs w:val="17"/>
              </w:rPr>
              <w:t xml:space="preserve"> Modelo único de aprendizaje profundo: una red N-BEATSx [22] descompone la serie en bloques que aprenden por separado componentes como tendencia y estacionalidad, con un contexto de 168 h (una semana) de historia y las mismas variables exógenas. A diferencia del modelo econométrico, no impone una forma funcional fija: aprende relaciones no lineales directamente de los datos, a costa de perder la interpretación directa de sus parámetros. Sus cuantiles de incertidumbre no salen del modelo, sino que se calibran aparte por inferencia conforme.</w:t>
            </w:r>
          </w:p>
        </w:tc>
        <w:tc>
          <w:tcPr>
            <w:tcW w:w="3116" w:type="dxa"/>
            <w:tcMar>
              <w:top w:w="150" w:type="dxa"/>
              <w:left w:w="80" w:type="dxa"/>
              <w:bottom w:w="150" w:type="dxa"/>
              <w:right w:w="80" w:type="dxa"/>
            </w:tcMar>
          </w:tcPr>
          <w:p w:rsidR="00482E0E" w:rsidRDefault="00482E0E" w14:paraId="4EEB0407" w14:textId="77777777">
            <w:r>
              <w:rPr>
                <w:b/>
                <w:sz w:val="17"/>
                <w:szCs w:val="17"/>
              </w:rPr>
              <w:t>Descripción:</w:t>
            </w:r>
            <w:r>
              <w:rPr>
                <w:sz w:val="17"/>
                <w:szCs w:val="17"/>
              </w:rPr>
              <w:t xml:space="preserve"> Ensamble heterogéneo: en vez de apostar por una sola arquitectura, se combinan seis modelos de familias distintas (persistencia, árboles de gradiente, el modelo econométrico de la alternativa 1, dos redes neuronales y un GARCH con selección LASSO) con un peso no negativo por modelo y por franja horaria de 6 h [23], más un puente a 72 h y las mismas bandas conformes. La lógica es la misma que diversificar un portafolio: si los errores de los seis no están perfectamente correlacionados, combinarlos reduce el error total aunque ningún modelo individual sea el mejor por sí solo.</w:t>
            </w:r>
          </w:p>
        </w:tc>
      </w:tr>
      <w:tr w:rsidR="00482E0E" w14:paraId="3D8E253E" w14:textId="77777777">
        <w:trPr>
          <w:cantSplit/>
        </w:trPr>
        <w:tc>
          <w:tcPr>
            <w:tcW w:w="3117" w:type="dxa"/>
            <w:tcMar>
              <w:top w:w="150" w:type="dxa"/>
              <w:left w:w="80" w:type="dxa"/>
              <w:bottom w:w="150" w:type="dxa"/>
              <w:right w:w="80" w:type="dxa"/>
            </w:tcMar>
          </w:tcPr>
          <w:p w:rsidR="00482E0E" w:rsidRDefault="00CF4876" w14:paraId="73F15155" w14:textId="77777777">
            <w:r>
              <w:rPr>
                <w:b/>
                <w:sz w:val="17"/>
                <w:szCs w:val="17"/>
              </w:rPr>
              <w:t>Ventajas:</w:t>
            </w:r>
            <w:r>
              <w:rPr>
                <w:sz w:val="17"/>
                <w:szCs w:val="17"/>
              </w:rPr>
              <w:t xml:space="preserve"> Entrena en segundos; coeficientes interpretables (se puede leer cuánto pesa cada variable); modela la volatilidad agrupada del precio, un fenómeno bien documentado en electricidad.</w:t>
            </w:r>
          </w:p>
        </w:tc>
        <w:tc>
          <w:tcPr>
            <w:tcW w:w="3117" w:type="dxa"/>
            <w:tcMar>
              <w:top w:w="150" w:type="dxa"/>
              <w:left w:w="80" w:type="dxa"/>
              <w:bottom w:w="150" w:type="dxa"/>
              <w:right w:w="80" w:type="dxa"/>
            </w:tcMar>
          </w:tcPr>
          <w:p w:rsidR="00482E0E" w:rsidRDefault="00482E0E" w14:paraId="0BCA122F" w14:textId="77777777">
            <w:r>
              <w:rPr>
                <w:b/>
                <w:sz w:val="17"/>
                <w:szCs w:val="17"/>
              </w:rPr>
              <w:t>Ventajas:</w:t>
            </w:r>
            <w:r>
              <w:rPr>
                <w:sz w:val="17"/>
                <w:szCs w:val="17"/>
              </w:rPr>
              <w:t xml:space="preserve"> Captura patrones no lineales e interacciones entre variables que un modelo lineal no puede representar; es multi-horizonte nativo, útil para el producto de 72 h.</w:t>
            </w:r>
          </w:p>
        </w:tc>
        <w:tc>
          <w:tcPr>
            <w:tcW w:w="3116" w:type="dxa"/>
            <w:tcMar>
              <w:top w:w="150" w:type="dxa"/>
              <w:left w:w="80" w:type="dxa"/>
              <w:bottom w:w="150" w:type="dxa"/>
              <w:right w:w="80" w:type="dxa"/>
            </w:tcMar>
          </w:tcPr>
          <w:p w:rsidR="00482E0E" w:rsidRDefault="00482E0E" w14:paraId="6228428E" w14:textId="77777777">
            <w:r>
              <w:rPr>
                <w:b/>
                <w:sz w:val="17"/>
                <w:szCs w:val="17"/>
              </w:rPr>
              <w:t>Ventajas:</w:t>
            </w:r>
            <w:r>
              <w:rPr>
                <w:sz w:val="17"/>
                <w:szCs w:val="17"/>
              </w:rPr>
              <w:t xml:space="preserve"> Combina errores poco correlacionados: menor error que cualquier alternativa individual y mayor estabilidad mes a mes; los pesos del combinador son transparentes (se puede ver cuánto aporta cada modelo en cada franja horaria).</w:t>
            </w:r>
          </w:p>
        </w:tc>
      </w:tr>
      <w:tr w:rsidR="00482E0E" w14:paraId="4ECFC306" w14:textId="77777777">
        <w:trPr>
          <w:cantSplit/>
        </w:trPr>
        <w:tc>
          <w:tcPr>
            <w:tcW w:w="3117" w:type="dxa"/>
            <w:tcMar>
              <w:top w:w="150" w:type="dxa"/>
              <w:left w:w="80" w:type="dxa"/>
              <w:bottom w:w="150" w:type="dxa"/>
              <w:right w:w="80" w:type="dxa"/>
            </w:tcMar>
          </w:tcPr>
          <w:p w:rsidR="00482E0E" w:rsidRDefault="00CF4876" w14:paraId="11378555" w14:textId="77777777">
            <w:r>
              <w:rPr>
                <w:b/>
                <w:sz w:val="17"/>
                <w:szCs w:val="17"/>
              </w:rPr>
              <w:t>Desventajas:</w:t>
            </w:r>
            <w:r>
              <w:rPr>
                <w:sz w:val="17"/>
                <w:szCs w:val="17"/>
              </w:rPr>
              <w:t xml:space="preserve"> Supuesto de linealidad: en 2026 empata con la persistencia y en 4 de 6 orígenes históricos queda por debajo de ella (Tabla 16).</w:t>
            </w:r>
          </w:p>
        </w:tc>
        <w:tc>
          <w:tcPr>
            <w:tcW w:w="3117" w:type="dxa"/>
            <w:tcMar>
              <w:top w:w="150" w:type="dxa"/>
              <w:left w:w="80" w:type="dxa"/>
              <w:bottom w:w="150" w:type="dxa"/>
              <w:right w:w="80" w:type="dxa"/>
            </w:tcMar>
          </w:tcPr>
          <w:p w:rsidR="00482E0E" w:rsidRDefault="00482E0E" w14:paraId="1A02BE23" w14:textId="77777777">
            <w:r>
              <w:rPr>
                <w:b/>
                <w:sz w:val="17"/>
                <w:szCs w:val="17"/>
              </w:rPr>
              <w:t>Desventajas:</w:t>
            </w:r>
            <w:r>
              <w:rPr>
                <w:sz w:val="17"/>
                <w:szCs w:val="17"/>
              </w:rPr>
              <w:t xml:space="preserve"> Caja negra, difícil de explicar a un usuario sin formación técnica; minutos de entrenamiento en vez de segundos; en los orígenes históricos con corte a las 23:00 también empata con la persistencia.</w:t>
            </w:r>
          </w:p>
        </w:tc>
        <w:tc>
          <w:tcPr>
            <w:tcW w:w="3116" w:type="dxa"/>
            <w:tcMar>
              <w:top w:w="150" w:type="dxa"/>
              <w:left w:w="80" w:type="dxa"/>
              <w:bottom w:w="150" w:type="dxa"/>
              <w:right w:w="80" w:type="dxa"/>
            </w:tcMar>
          </w:tcPr>
          <w:p w:rsidR="00482E0E" w:rsidRDefault="00482E0E" w14:paraId="7644F74A" w14:textId="77777777">
            <w:r>
              <w:rPr>
                <w:b/>
                <w:sz w:val="17"/>
                <w:szCs w:val="17"/>
              </w:rPr>
              <w:t>Desventajas:</w:t>
            </w:r>
            <w:r>
              <w:rPr>
                <w:sz w:val="17"/>
                <w:szCs w:val="17"/>
              </w:rPr>
              <w:t xml:space="preserve"> Mayor costo y más piezas que mantener que cualquier alternativa individual.</w:t>
            </w:r>
          </w:p>
        </w:tc>
      </w:tr>
    </w:tbl>
    <w:p w:rsidR="00482E0E" w:rsidRDefault="00482E0E" w14:paraId="1379A1D0" w14:textId="77777777">
      <w:pPr>
        <w:spacing w:after="200"/>
      </w:pPr>
    </w:p>
    <w:p w:rsidR="00482E0E" w:rsidP="00EE489C" w:rsidRDefault="00D67E16" w14:paraId="3C4159DE" w14:textId="77777777">
      <w:pPr>
        <w:pStyle w:val="Heading2"/>
        <w:keepNext/>
        <w:numPr>
          <w:ilvl w:val="1"/>
          <w:numId w:val="4"/>
        </w:numPr>
        <w:spacing w:before="300"/>
      </w:pPr>
      <w:bookmarkStart w:name="_Toc240440253" w:id="84"/>
      <w:bookmarkStart w:name="_Toc241072127" w:id="85"/>
      <w:bookmarkStart w:name="_Toc241072493" w:id="86"/>
      <w:bookmarkStart w:name="_Toc241232106" w:id="87"/>
      <w:r>
        <w:t>Evaluación y selección de la alternativa óptima</w:t>
      </w:r>
      <w:bookmarkEnd w:id="84"/>
      <w:bookmarkEnd w:id="85"/>
      <w:bookmarkEnd w:id="86"/>
      <w:bookmarkEnd w:id="87"/>
    </w:p>
    <w:p w:rsidR="00EE526E" w:rsidRDefault="00D67E16" w14:paraId="3221610E" w14:textId="77777777">
      <w:pPr>
        <w:spacing w:after="100"/>
        <w:jc w:val="both"/>
      </w:pPr>
      <w:r>
        <w:t>Se definieron cinco criterios técnicos más el costo (Tabla 8), con rangos derivados de la Tabla 5.</w:t>
      </w:r>
    </w:p>
    <w:p w:rsidR="00EE526E" w:rsidRDefault="00D67E16" w14:paraId="459533E5" w14:textId="77777777">
      <w:pPr>
        <w:keepNext/>
        <w:spacing w:before="120" w:after="60"/>
        <w:jc w:val="center"/>
      </w:pPr>
      <w:r>
        <w:rPr>
          <w:b/>
          <w:sz w:val="20"/>
          <w:szCs w:val="20"/>
        </w:rPr>
        <w:t>Tabla 8.</w:t>
      </w:r>
      <w:r>
        <w:rPr>
          <w:sz w:val="20"/>
          <w:szCs w:val="20"/>
        </w:rPr>
        <w:t xml:space="preserve"> Criterios de ingeniería para evaluar las alternativas.</w:t>
      </w:r>
    </w:p>
    <w:tbl>
      <w:tblPr>
        <w:tblW w:w="5000" w:type="pct"/>
        <w:tblInd w:w="-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99"/>
        <w:gridCol w:w="2601"/>
        <w:gridCol w:w="3450"/>
      </w:tblGrid>
      <w:tr w:rsidR="00482E0E" w:rsidTr="00EE489C" w14:paraId="00D560BF" w14:textId="77777777">
        <w:trPr>
          <w:tblHeader/>
        </w:trPr>
        <w:tc>
          <w:tcPr>
            <w:tcW w:w="3275" w:type="dxa"/>
            <w:shd w:val="clear" w:color="auto" w:fill="2E2E2E"/>
            <w:tcMar>
              <w:top w:w="70" w:type="dxa"/>
              <w:left w:w="80" w:type="dxa"/>
              <w:bottom w:w="70" w:type="dxa"/>
              <w:right w:w="80" w:type="dxa"/>
            </w:tcMar>
          </w:tcPr>
          <w:p w:rsidR="00482E0E" w:rsidRDefault="00D67E16" w14:paraId="07F4C1EB" w14:textId="77777777">
            <w:r>
              <w:rPr>
                <w:b/>
                <w:bCs/>
                <w:color w:val="FFFFFF"/>
                <w:sz w:val="18"/>
                <w:szCs w:val="18"/>
              </w:rPr>
              <w:t>Criterio de ingeniería / unidad</w:t>
            </w:r>
          </w:p>
        </w:tc>
        <w:tc>
          <w:tcPr>
            <w:tcW w:w="2582" w:type="dxa"/>
            <w:shd w:val="clear" w:color="auto" w:fill="2E2E2E"/>
            <w:tcMar>
              <w:top w:w="70" w:type="dxa"/>
              <w:left w:w="80" w:type="dxa"/>
              <w:bottom w:w="70" w:type="dxa"/>
              <w:right w:w="80" w:type="dxa"/>
            </w:tcMar>
          </w:tcPr>
          <w:p w:rsidR="00482E0E" w:rsidRDefault="00D67E16" w14:paraId="53C01329" w14:textId="77777777">
            <w:r>
              <w:rPr>
                <w:b/>
                <w:bCs/>
                <w:color w:val="FFFFFF"/>
                <w:sz w:val="18"/>
                <w:szCs w:val="18"/>
              </w:rPr>
              <w:t>Rango esperado</w:t>
            </w:r>
          </w:p>
        </w:tc>
        <w:tc>
          <w:tcPr>
            <w:tcW w:w="3425" w:type="dxa"/>
            <w:shd w:val="clear" w:color="auto" w:fill="2E2E2E"/>
            <w:tcMar>
              <w:top w:w="70" w:type="dxa"/>
              <w:left w:w="80" w:type="dxa"/>
              <w:bottom w:w="70" w:type="dxa"/>
              <w:right w:w="80" w:type="dxa"/>
            </w:tcMar>
          </w:tcPr>
          <w:p w:rsidR="00482E0E" w:rsidRDefault="00D67E16" w14:paraId="0AABEDFB" w14:textId="77777777">
            <w:r>
              <w:rPr>
                <w:b/>
                <w:bCs/>
                <w:color w:val="FFFFFF"/>
                <w:sz w:val="18"/>
                <w:szCs w:val="18"/>
              </w:rPr>
              <w:t>Referencia / norma</w:t>
            </w:r>
          </w:p>
        </w:tc>
      </w:tr>
      <w:tr w:rsidR="00482E0E" w:rsidTr="00EE489C" w14:paraId="7AA7B005" w14:textId="77777777">
        <w:trPr>
          <w:cantSplit/>
        </w:trPr>
        <w:tc>
          <w:tcPr>
            <w:tcW w:w="3275" w:type="dxa"/>
            <w:tcMar>
              <w:top w:w="60" w:type="dxa"/>
              <w:left w:w="80" w:type="dxa"/>
              <w:bottom w:w="60" w:type="dxa"/>
              <w:right w:w="80" w:type="dxa"/>
            </w:tcMar>
          </w:tcPr>
          <w:p w:rsidR="00482E0E" w:rsidRDefault="00482E0E" w14:paraId="14ED3976" w14:textId="77777777">
            <w:r>
              <w:rPr>
                <w:sz w:val="18"/>
                <w:szCs w:val="18"/>
              </w:rPr>
              <w:t>Precisión: rMAE frente a persistencia</w:t>
            </w:r>
          </w:p>
        </w:tc>
        <w:tc>
          <w:tcPr>
            <w:tcW w:w="2582" w:type="dxa"/>
            <w:tcMar>
              <w:top w:w="60" w:type="dxa"/>
              <w:left w:w="80" w:type="dxa"/>
              <w:bottom w:w="60" w:type="dxa"/>
              <w:right w:w="80" w:type="dxa"/>
            </w:tcMar>
          </w:tcPr>
          <w:p w:rsidR="00482E0E" w:rsidRDefault="00482E0E" w14:paraId="6BC20E93" w14:textId="77777777">
            <w:r>
              <w:rPr>
                <w:sz w:val="18"/>
                <w:szCs w:val="18"/>
              </w:rPr>
              <w:t>&lt; 1; ideal ≤ 0,85</w:t>
            </w:r>
          </w:p>
        </w:tc>
        <w:tc>
          <w:tcPr>
            <w:tcW w:w="3425" w:type="dxa"/>
            <w:tcMar>
              <w:top w:w="60" w:type="dxa"/>
              <w:left w:w="80" w:type="dxa"/>
              <w:bottom w:w="60" w:type="dxa"/>
              <w:right w:w="80" w:type="dxa"/>
            </w:tcMar>
          </w:tcPr>
          <w:p w:rsidR="00482E0E" w:rsidRDefault="00482E0E" w14:paraId="0EB61747" w14:textId="77777777">
            <w:r>
              <w:rPr>
                <w:sz w:val="18"/>
                <w:szCs w:val="18"/>
              </w:rPr>
              <w:t>[7], [24]</w:t>
            </w:r>
          </w:p>
        </w:tc>
      </w:tr>
      <w:tr w:rsidR="00482E0E" w:rsidTr="00EE489C" w14:paraId="583D5EF5" w14:textId="77777777">
        <w:trPr>
          <w:cantSplit/>
        </w:trPr>
        <w:tc>
          <w:tcPr>
            <w:tcW w:w="3275" w:type="dxa"/>
            <w:tcMar>
              <w:top w:w="60" w:type="dxa"/>
              <w:left w:w="80" w:type="dxa"/>
              <w:bottom w:w="60" w:type="dxa"/>
              <w:right w:w="80" w:type="dxa"/>
            </w:tcMar>
          </w:tcPr>
          <w:p w:rsidR="00482E0E" w:rsidRDefault="00482E0E" w14:paraId="0E18969F" w14:textId="77777777">
            <w:r>
              <w:rPr>
                <w:sz w:val="18"/>
                <w:szCs w:val="18"/>
              </w:rPr>
              <w:t>Robustez: peor rMAE mensual en 2026</w:t>
            </w:r>
          </w:p>
        </w:tc>
        <w:tc>
          <w:tcPr>
            <w:tcW w:w="2582" w:type="dxa"/>
            <w:tcMar>
              <w:top w:w="60" w:type="dxa"/>
              <w:left w:w="80" w:type="dxa"/>
              <w:bottom w:w="60" w:type="dxa"/>
              <w:right w:w="80" w:type="dxa"/>
            </w:tcMar>
          </w:tcPr>
          <w:p w:rsidR="00482E0E" w:rsidRDefault="00482E0E" w14:paraId="60570D54" w14:textId="77777777">
            <w:r>
              <w:rPr>
                <w:sz w:val="18"/>
                <w:szCs w:val="18"/>
              </w:rPr>
              <w:t>&lt; 1 en todos los meses</w:t>
            </w:r>
          </w:p>
        </w:tc>
        <w:tc>
          <w:tcPr>
            <w:tcW w:w="3425" w:type="dxa"/>
            <w:tcMar>
              <w:top w:w="60" w:type="dxa"/>
              <w:left w:w="80" w:type="dxa"/>
              <w:bottom w:w="60" w:type="dxa"/>
              <w:right w:w="80" w:type="dxa"/>
            </w:tcMar>
          </w:tcPr>
          <w:p w:rsidR="00482E0E" w:rsidRDefault="00482E0E" w14:paraId="06A738DE" w14:textId="77777777">
            <w:r>
              <w:rPr>
                <w:sz w:val="18"/>
                <w:szCs w:val="18"/>
              </w:rPr>
              <w:t>[16]</w:t>
            </w:r>
          </w:p>
        </w:tc>
      </w:tr>
      <w:tr w:rsidR="00482E0E" w:rsidTr="00EE489C" w14:paraId="0A062BE3" w14:textId="77777777">
        <w:trPr>
          <w:cantSplit/>
        </w:trPr>
        <w:tc>
          <w:tcPr>
            <w:tcW w:w="3275" w:type="dxa"/>
            <w:tcMar>
              <w:top w:w="60" w:type="dxa"/>
              <w:left w:w="80" w:type="dxa"/>
              <w:bottom w:w="60" w:type="dxa"/>
              <w:right w:w="80" w:type="dxa"/>
            </w:tcMar>
          </w:tcPr>
          <w:p w:rsidR="00482E0E" w:rsidRDefault="00482E0E" w14:paraId="4570D3B1" w14:textId="77777777">
            <w:r>
              <w:rPr>
                <w:sz w:val="18"/>
                <w:szCs w:val="18"/>
              </w:rPr>
              <w:t>Calibración: cobertura de [q10, q90] (%)</w:t>
            </w:r>
          </w:p>
        </w:tc>
        <w:tc>
          <w:tcPr>
            <w:tcW w:w="2582" w:type="dxa"/>
            <w:tcMar>
              <w:top w:w="60" w:type="dxa"/>
              <w:left w:w="80" w:type="dxa"/>
              <w:bottom w:w="60" w:type="dxa"/>
              <w:right w:w="80" w:type="dxa"/>
            </w:tcMar>
          </w:tcPr>
          <w:p w:rsidR="00482E0E" w:rsidRDefault="00482E0E" w14:paraId="1475FC5A" w14:textId="77777777">
            <w:r>
              <w:rPr>
                <w:sz w:val="18"/>
                <w:szCs w:val="18"/>
              </w:rPr>
              <w:t>80 ± 5</w:t>
            </w:r>
          </w:p>
        </w:tc>
        <w:tc>
          <w:tcPr>
            <w:tcW w:w="3425" w:type="dxa"/>
            <w:tcMar>
              <w:top w:w="60" w:type="dxa"/>
              <w:left w:w="80" w:type="dxa"/>
              <w:bottom w:w="60" w:type="dxa"/>
              <w:right w:w="80" w:type="dxa"/>
            </w:tcMar>
          </w:tcPr>
          <w:p w:rsidR="00482E0E" w:rsidRDefault="00482E0E" w14:paraId="0D5ED460" w14:textId="77777777">
            <w:r>
              <w:rPr>
                <w:sz w:val="18"/>
                <w:szCs w:val="18"/>
              </w:rPr>
              <w:t>[15]</w:t>
            </w:r>
          </w:p>
        </w:tc>
      </w:tr>
      <w:tr w:rsidR="00482E0E" w:rsidTr="00EE489C" w14:paraId="3B2EE4AB" w14:textId="77777777">
        <w:trPr>
          <w:cantSplit/>
        </w:trPr>
        <w:tc>
          <w:tcPr>
            <w:tcW w:w="3275" w:type="dxa"/>
            <w:tcMar>
              <w:top w:w="60" w:type="dxa"/>
              <w:left w:w="80" w:type="dxa"/>
              <w:bottom w:w="60" w:type="dxa"/>
              <w:right w:w="80" w:type="dxa"/>
            </w:tcMar>
          </w:tcPr>
          <w:p w:rsidR="00482E0E" w:rsidRDefault="00482E0E" w14:paraId="29CE621B" w14:textId="77777777">
            <w:r>
              <w:rPr>
                <w:sz w:val="18"/>
                <w:szCs w:val="18"/>
              </w:rPr>
              <w:t>Costo computacional: reentrenamiento del bloque de 24 h (min)</w:t>
            </w:r>
          </w:p>
        </w:tc>
        <w:tc>
          <w:tcPr>
            <w:tcW w:w="2582" w:type="dxa"/>
            <w:tcMar>
              <w:top w:w="60" w:type="dxa"/>
              <w:left w:w="80" w:type="dxa"/>
              <w:bottom w:w="60" w:type="dxa"/>
              <w:right w:w="80" w:type="dxa"/>
            </w:tcMar>
          </w:tcPr>
          <w:p w:rsidR="00482E0E" w:rsidRDefault="00482E0E" w14:paraId="6D9679F3" w14:textId="77777777">
            <w:r>
              <w:rPr>
                <w:sz w:val="18"/>
                <w:szCs w:val="18"/>
              </w:rPr>
              <w:t>&lt; 15</w:t>
            </w:r>
          </w:p>
        </w:tc>
        <w:tc>
          <w:tcPr>
            <w:tcW w:w="3425" w:type="dxa"/>
            <w:tcMar>
              <w:top w:w="60" w:type="dxa"/>
              <w:left w:w="80" w:type="dxa"/>
              <w:bottom w:w="60" w:type="dxa"/>
              <w:right w:w="80" w:type="dxa"/>
            </w:tcMar>
          </w:tcPr>
          <w:p w:rsidR="00482E0E" w:rsidRDefault="00482E0E" w14:paraId="40D15ECE" w14:textId="77777777">
            <w:r>
              <w:rPr>
                <w:sz w:val="18"/>
                <w:szCs w:val="18"/>
              </w:rPr>
              <w:t>Anexo 1, 6.3.2</w:t>
            </w:r>
          </w:p>
        </w:tc>
      </w:tr>
      <w:tr w:rsidR="00482E0E" w:rsidTr="00EE489C" w14:paraId="43930275" w14:textId="77777777">
        <w:trPr>
          <w:cantSplit/>
        </w:trPr>
        <w:tc>
          <w:tcPr>
            <w:tcW w:w="3275" w:type="dxa"/>
            <w:tcMar>
              <w:top w:w="60" w:type="dxa"/>
              <w:left w:w="80" w:type="dxa"/>
              <w:bottom w:w="60" w:type="dxa"/>
              <w:right w:w="80" w:type="dxa"/>
            </w:tcMar>
          </w:tcPr>
          <w:p w:rsidR="00482E0E" w:rsidRDefault="00482E0E" w14:paraId="11075A2D" w14:textId="77777777">
            <w:r>
              <w:rPr>
                <w:sz w:val="18"/>
                <w:szCs w:val="18"/>
              </w:rPr>
              <w:t>Interpretabilidad (escala 1-5)</w:t>
            </w:r>
          </w:p>
        </w:tc>
        <w:tc>
          <w:tcPr>
            <w:tcW w:w="2582" w:type="dxa"/>
            <w:tcMar>
              <w:top w:w="60" w:type="dxa"/>
              <w:left w:w="80" w:type="dxa"/>
              <w:bottom w:w="60" w:type="dxa"/>
              <w:right w:w="80" w:type="dxa"/>
            </w:tcMar>
          </w:tcPr>
          <w:p w:rsidR="00482E0E" w:rsidRDefault="00482E0E" w14:paraId="621B32F5" w14:textId="77777777">
            <w:r>
              <w:rPr>
                <w:sz w:val="18"/>
                <w:szCs w:val="18"/>
              </w:rPr>
              <w:t>≥ 3</w:t>
            </w:r>
          </w:p>
        </w:tc>
        <w:tc>
          <w:tcPr>
            <w:tcW w:w="3425" w:type="dxa"/>
            <w:tcMar>
              <w:top w:w="60" w:type="dxa"/>
              <w:left w:w="80" w:type="dxa"/>
              <w:bottom w:w="60" w:type="dxa"/>
              <w:right w:w="80" w:type="dxa"/>
            </w:tcMar>
          </w:tcPr>
          <w:p w:rsidR="00482E0E" w:rsidRDefault="00482E0E" w14:paraId="487ECD33" w14:textId="77777777">
            <w:r>
              <w:rPr>
                <w:sz w:val="18"/>
                <w:szCs w:val="18"/>
              </w:rPr>
              <w:t>[25]</w:t>
            </w:r>
          </w:p>
        </w:tc>
      </w:tr>
      <w:tr w:rsidR="00482E0E" w:rsidTr="00EE489C" w14:paraId="2C9676EC" w14:textId="77777777">
        <w:trPr>
          <w:cantSplit/>
        </w:trPr>
        <w:tc>
          <w:tcPr>
            <w:tcW w:w="3275" w:type="dxa"/>
            <w:tcMar>
              <w:top w:w="60" w:type="dxa"/>
              <w:left w:w="80" w:type="dxa"/>
              <w:bottom w:w="60" w:type="dxa"/>
              <w:right w:w="80" w:type="dxa"/>
            </w:tcMar>
          </w:tcPr>
          <w:p w:rsidR="00482E0E" w:rsidRDefault="00482E0E" w14:paraId="79D20FAD" w14:textId="77777777">
            <w:r>
              <w:rPr>
                <w:sz w:val="18"/>
                <w:szCs w:val="18"/>
              </w:rPr>
              <w:t>Costo económico adicional (COP)</w:t>
            </w:r>
          </w:p>
        </w:tc>
        <w:tc>
          <w:tcPr>
            <w:tcW w:w="2582" w:type="dxa"/>
            <w:tcMar>
              <w:top w:w="60" w:type="dxa"/>
              <w:left w:w="80" w:type="dxa"/>
              <w:bottom w:w="60" w:type="dxa"/>
              <w:right w:w="80" w:type="dxa"/>
            </w:tcMar>
          </w:tcPr>
          <w:p w:rsidR="00482E0E" w:rsidRDefault="00482E0E" w14:paraId="0AB06380" w14:textId="77777777">
            <w:r>
              <w:rPr>
                <w:sz w:val="18"/>
                <w:szCs w:val="18"/>
              </w:rPr>
              <w:t>0</w:t>
            </w:r>
          </w:p>
        </w:tc>
        <w:tc>
          <w:tcPr>
            <w:tcW w:w="3425" w:type="dxa"/>
            <w:tcMar>
              <w:top w:w="60" w:type="dxa"/>
              <w:left w:w="80" w:type="dxa"/>
              <w:bottom w:w="60" w:type="dxa"/>
              <w:right w:w="80" w:type="dxa"/>
            </w:tcMar>
          </w:tcPr>
          <w:p w:rsidR="00482E0E" w:rsidRDefault="00482E0E" w14:paraId="2BE5DE86" w14:textId="77777777">
            <w:r>
              <w:rPr>
                <w:sz w:val="18"/>
                <w:szCs w:val="18"/>
              </w:rPr>
              <w:t>Anexo 1, 6.3.1</w:t>
            </w:r>
          </w:p>
        </w:tc>
      </w:tr>
    </w:tbl>
    <w:p w:rsidR="00EE526E" w:rsidRDefault="00EE526E" w14:paraId="235D1713" w14:textId="77777777">
      <w:pPr>
        <w:spacing w:after="40"/>
        <w:jc w:val="both"/>
      </w:pPr>
    </w:p>
    <w:p w:rsidR="00EE526E" w:rsidRDefault="00D67E16" w14:paraId="454AF77D" w14:textId="0C7ACC85">
      <w:pPr>
        <w:spacing w:after="100"/>
        <w:jc w:val="both"/>
      </w:pPr>
      <w:commentRangeStart w:id="622587139"/>
      <w:del w:author="Daniela Maria Charris Stand" w:date="2026-09-28T10:20:38.028Z" w16du:dateUtc="2026-09-28T10:20:38.028Z" w:id="11049304">
        <w:r w:rsidRPr="571BBE60" w:rsidDel="36EA05EC">
          <w:rPr>
            <w:b w:val="1"/>
            <w:bCs w:val="1"/>
          </w:rPr>
          <w:delText>Método de decisión:</w:delText>
        </w:r>
        <w:r w:rsidDel="36EA05EC">
          <w:delText xml:space="preserve"> </w:delText>
        </w:r>
      </w:del>
      <w:ins w:author="Daniela Maria Charris Stand" w:date="2026-09-28T10:20:47.412Z" w16du:dateUtc="2026-09-28T10:20:47.412Z" w:id="10252718">
        <w:r w:rsidR="66C6A64E">
          <w:t xml:space="preserve">Teniendo en cuenta estos criterios se utilizó como método de decisión una </w:t>
        </w:r>
      </w:ins>
      <w:r w:rsidR="36EA05EC">
        <w:rPr/>
        <w:t>matriz ponderada con puntajes de 1 a 5 y reglas fijadas antes de ver el resultado: precisión y robustez 5 si rMAE ≤ 0,75 (robustez ≤ 0,85), 4 si ≤ 0,85 (≤ 0,90), 3 si ≤ 0,95, 2 si ≤ 1,00 y 1 si &gt; 1; costo 5 si &lt; 1 min, 4 si &lt; 5 min, 3 si &lt; 10 min; interpr</w:t>
      </w:r>
      <w:r w:rsidR="36EA05EC">
        <w:rPr/>
        <w:t>etabilidad 5 con coeficientes, 3 con pesos por modelo y 2 si es caja negra. La cobertura no se puntúa porque las alternativas 2 y 3 comparten la misma banda.</w:t>
      </w:r>
      <w:commentRangeEnd w:id="622587139"/>
      <w:r>
        <w:rPr>
          <w:rStyle w:val="CommentReference"/>
        </w:rPr>
        <w:commentReference w:id="622587139"/>
      </w:r>
    </w:p>
    <w:p w:rsidR="00482E0E" w:rsidRDefault="00482E0E" w14:paraId="68054A1A" w14:textId="77777777">
      <w:pPr>
        <w:spacing w:after="200"/>
      </w:pPr>
    </w:p>
    <w:p w:rsidRPr="00874741" w:rsidR="006A0E53" w:rsidP="00874741" w:rsidRDefault="00CF4876" w14:paraId="2DF8C387" w14:textId="77777777">
      <w:pPr>
        <w:pStyle w:val="ListParagraph"/>
        <w:keepNext/>
        <w:numPr>
          <w:ilvl w:val="1"/>
          <w:numId w:val="4"/>
        </w:numPr>
        <w:spacing w:after="200"/>
        <w:rPr>
          <w:b/>
          <w:bCs/>
          <w:color w:val="2E2E2E"/>
          <w:sz w:val="25"/>
          <w:szCs w:val="25"/>
        </w:rPr>
      </w:pPr>
      <w:r w:rsidRPr="00874741">
        <w:rPr>
          <w:b/>
          <w:bCs/>
          <w:color w:val="2E2E2E"/>
          <w:sz w:val="25"/>
          <w:szCs w:val="25"/>
        </w:rPr>
        <w:t>Matriz de decisión</w:t>
      </w:r>
    </w:p>
    <w:p w:rsidR="00EE526E" w:rsidRDefault="00D67E16" w14:paraId="3B71E417" w14:textId="77777777">
      <w:pPr>
        <w:keepNext/>
        <w:spacing w:before="120" w:after="60"/>
        <w:jc w:val="center"/>
      </w:pPr>
      <w:r>
        <w:rPr>
          <w:b/>
          <w:sz w:val="20"/>
          <w:szCs w:val="20"/>
        </w:rPr>
        <w:t>Tabla 9.</w:t>
      </w:r>
      <w:r>
        <w:rPr>
          <w:sz w:val="20"/>
          <w:szCs w:val="20"/>
        </w:rPr>
        <w:t xml:space="preserve"> Matriz de decisión ponderada (puntaje 1-5; valor medido en 2026 entre</w:t>
      </w:r>
      <w:r>
        <w:rPr>
          <w:sz w:val="20"/>
          <w:szCs w:val="20"/>
        </w:rPr>
        <w:t xml:space="preserve"> paréntesis).</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960"/>
        <w:gridCol w:w="2130"/>
        <w:gridCol w:w="2130"/>
        <w:gridCol w:w="2130"/>
      </w:tblGrid>
      <w:tr w:rsidR="00EE526E" w14:paraId="5B1E1EF6" w14:textId="77777777">
        <w:trPr>
          <w:tblHeader/>
          <w:jc w:val="center"/>
        </w:trPr>
        <w:tc>
          <w:tcPr>
            <w:tcW w:w="2958" w:type="dxa"/>
            <w:shd w:val="clear" w:color="auto" w:fill="2E2E2E"/>
            <w:tcMar>
              <w:top w:w="50" w:type="dxa"/>
              <w:left w:w="80" w:type="dxa"/>
              <w:bottom w:w="50" w:type="dxa"/>
              <w:right w:w="80" w:type="dxa"/>
            </w:tcMar>
            <w:vAlign w:val="center"/>
          </w:tcPr>
          <w:p w:rsidR="00EE526E" w:rsidRDefault="00D67E16" w14:paraId="1B481C3A" w14:textId="77777777">
            <w:pPr>
              <w:keepNext/>
              <w:jc w:val="center"/>
            </w:pPr>
            <w:r>
              <w:rPr>
                <w:b/>
                <w:color w:val="FFFFFF"/>
                <w:sz w:val="17"/>
                <w:szCs w:val="17"/>
              </w:rPr>
              <w:t>Criterio (peso)</w:t>
            </w:r>
          </w:p>
        </w:tc>
        <w:tc>
          <w:tcPr>
            <w:tcW w:w="2130" w:type="dxa"/>
            <w:shd w:val="clear" w:color="auto" w:fill="2E2E2E"/>
            <w:tcMar>
              <w:top w:w="50" w:type="dxa"/>
              <w:left w:w="80" w:type="dxa"/>
              <w:bottom w:w="50" w:type="dxa"/>
              <w:right w:w="80" w:type="dxa"/>
            </w:tcMar>
            <w:vAlign w:val="center"/>
          </w:tcPr>
          <w:p w:rsidR="00EE526E" w:rsidRDefault="00D67E16" w14:paraId="386F96B1" w14:textId="77777777">
            <w:pPr>
              <w:keepNext/>
              <w:jc w:val="center"/>
            </w:pPr>
            <w:r>
              <w:rPr>
                <w:b/>
                <w:color w:val="FFFFFF"/>
                <w:sz w:val="17"/>
                <w:szCs w:val="17"/>
              </w:rPr>
              <w:t>Sol. 1: ARX+GARCH</w:t>
            </w:r>
          </w:p>
        </w:tc>
        <w:tc>
          <w:tcPr>
            <w:tcW w:w="2130" w:type="dxa"/>
            <w:shd w:val="clear" w:color="auto" w:fill="2E2E2E"/>
            <w:tcMar>
              <w:top w:w="50" w:type="dxa"/>
              <w:left w:w="80" w:type="dxa"/>
              <w:bottom w:w="50" w:type="dxa"/>
              <w:right w:w="80" w:type="dxa"/>
            </w:tcMar>
            <w:vAlign w:val="center"/>
          </w:tcPr>
          <w:p w:rsidR="00EE526E" w:rsidRDefault="00D67E16" w14:paraId="2BF4D1EE" w14:textId="77777777">
            <w:pPr>
              <w:keepNext/>
              <w:jc w:val="center"/>
            </w:pPr>
            <w:r>
              <w:rPr>
                <w:b/>
                <w:color w:val="FFFFFF"/>
                <w:sz w:val="17"/>
                <w:szCs w:val="17"/>
              </w:rPr>
              <w:t>Sol. 2: N-BEATSx</w:t>
            </w:r>
          </w:p>
        </w:tc>
        <w:tc>
          <w:tcPr>
            <w:tcW w:w="2130" w:type="dxa"/>
            <w:shd w:val="clear" w:color="auto" w:fill="2E2E2E"/>
            <w:tcMar>
              <w:top w:w="50" w:type="dxa"/>
              <w:left w:w="80" w:type="dxa"/>
              <w:bottom w:w="50" w:type="dxa"/>
              <w:right w:w="80" w:type="dxa"/>
            </w:tcMar>
            <w:vAlign w:val="center"/>
          </w:tcPr>
          <w:p w:rsidR="00EE526E" w:rsidRDefault="00D67E16" w14:paraId="6A2651D4" w14:textId="77777777">
            <w:pPr>
              <w:keepNext/>
              <w:jc w:val="center"/>
            </w:pPr>
            <w:r>
              <w:rPr>
                <w:b/>
                <w:color w:val="FFFFFF"/>
                <w:sz w:val="17"/>
                <w:szCs w:val="17"/>
              </w:rPr>
              <w:t>Sol. 3: Ensamble</w:t>
            </w:r>
          </w:p>
        </w:tc>
      </w:tr>
      <w:tr w:rsidR="00EE526E" w14:paraId="109867E5" w14:textId="77777777">
        <w:trPr>
          <w:cantSplit/>
          <w:jc w:val="center"/>
        </w:trPr>
        <w:tc>
          <w:tcPr>
            <w:tcW w:w="2958" w:type="dxa"/>
            <w:tcMar>
              <w:top w:w="50" w:type="dxa"/>
              <w:left w:w="80" w:type="dxa"/>
              <w:bottom w:w="50" w:type="dxa"/>
              <w:right w:w="80" w:type="dxa"/>
            </w:tcMar>
            <w:vAlign w:val="center"/>
          </w:tcPr>
          <w:p w:rsidR="00EE526E" w:rsidRDefault="00D67E16" w14:paraId="2D96A141" w14:textId="77777777">
            <w:pPr>
              <w:keepNext/>
            </w:pPr>
            <w:r>
              <w:rPr>
                <w:sz w:val="17"/>
                <w:szCs w:val="17"/>
              </w:rPr>
              <w:t>Precisión (0,35)</w:t>
            </w:r>
          </w:p>
        </w:tc>
        <w:tc>
          <w:tcPr>
            <w:tcW w:w="2130" w:type="dxa"/>
            <w:tcMar>
              <w:top w:w="50" w:type="dxa"/>
              <w:left w:w="80" w:type="dxa"/>
              <w:bottom w:w="50" w:type="dxa"/>
              <w:right w:w="80" w:type="dxa"/>
            </w:tcMar>
            <w:vAlign w:val="center"/>
          </w:tcPr>
          <w:p w:rsidR="00EE526E" w:rsidRDefault="00D67E16" w14:paraId="06B504F2" w14:textId="77777777">
            <w:pPr>
              <w:keepNext/>
              <w:jc w:val="center"/>
            </w:pPr>
            <w:r>
              <w:rPr>
                <w:sz w:val="17"/>
                <w:szCs w:val="17"/>
              </w:rPr>
              <w:t>2 (0,990)</w:t>
            </w:r>
          </w:p>
        </w:tc>
        <w:tc>
          <w:tcPr>
            <w:tcW w:w="2130" w:type="dxa"/>
            <w:tcMar>
              <w:top w:w="50" w:type="dxa"/>
              <w:left w:w="80" w:type="dxa"/>
              <w:bottom w:w="50" w:type="dxa"/>
              <w:right w:w="80" w:type="dxa"/>
            </w:tcMar>
            <w:vAlign w:val="center"/>
          </w:tcPr>
          <w:p w:rsidR="00EE526E" w:rsidRDefault="00D67E16" w14:paraId="698B7295" w14:textId="77777777">
            <w:pPr>
              <w:keepNext/>
              <w:jc w:val="center"/>
            </w:pPr>
            <w:r>
              <w:rPr>
                <w:sz w:val="17"/>
                <w:szCs w:val="17"/>
              </w:rPr>
              <w:t>4 (0,800)</w:t>
            </w:r>
          </w:p>
        </w:tc>
        <w:tc>
          <w:tcPr>
            <w:tcW w:w="2130" w:type="dxa"/>
            <w:tcMar>
              <w:top w:w="50" w:type="dxa"/>
              <w:left w:w="80" w:type="dxa"/>
              <w:bottom w:w="50" w:type="dxa"/>
              <w:right w:w="80" w:type="dxa"/>
            </w:tcMar>
            <w:vAlign w:val="center"/>
          </w:tcPr>
          <w:p w:rsidR="00EE526E" w:rsidRDefault="00D67E16" w14:paraId="25B7A096" w14:textId="77777777">
            <w:pPr>
              <w:keepNext/>
              <w:jc w:val="center"/>
            </w:pPr>
            <w:r>
              <w:rPr>
                <w:sz w:val="17"/>
                <w:szCs w:val="17"/>
              </w:rPr>
              <w:t>5 (0,727)</w:t>
            </w:r>
          </w:p>
        </w:tc>
      </w:tr>
      <w:tr w:rsidR="00EE526E" w14:paraId="6464B14D" w14:textId="77777777">
        <w:trPr>
          <w:cantSplit/>
          <w:jc w:val="center"/>
        </w:trPr>
        <w:tc>
          <w:tcPr>
            <w:tcW w:w="2958" w:type="dxa"/>
            <w:tcMar>
              <w:top w:w="50" w:type="dxa"/>
              <w:left w:w="80" w:type="dxa"/>
              <w:bottom w:w="50" w:type="dxa"/>
              <w:right w:w="80" w:type="dxa"/>
            </w:tcMar>
            <w:vAlign w:val="center"/>
          </w:tcPr>
          <w:p w:rsidR="00EE526E" w:rsidRDefault="00D67E16" w14:paraId="41D68805" w14:textId="77777777">
            <w:pPr>
              <w:keepNext/>
            </w:pPr>
            <w:r>
              <w:rPr>
                <w:sz w:val="17"/>
                <w:szCs w:val="17"/>
              </w:rPr>
              <w:t>Robustez (0,25)</w:t>
            </w:r>
          </w:p>
        </w:tc>
        <w:tc>
          <w:tcPr>
            <w:tcW w:w="2130" w:type="dxa"/>
            <w:tcMar>
              <w:top w:w="50" w:type="dxa"/>
              <w:left w:w="80" w:type="dxa"/>
              <w:bottom w:w="50" w:type="dxa"/>
              <w:right w:w="80" w:type="dxa"/>
            </w:tcMar>
            <w:vAlign w:val="center"/>
          </w:tcPr>
          <w:p w:rsidR="00EE526E" w:rsidRDefault="00D67E16" w14:paraId="5E2CFAC3" w14:textId="77777777">
            <w:pPr>
              <w:keepNext/>
              <w:jc w:val="center"/>
            </w:pPr>
            <w:r>
              <w:rPr>
                <w:sz w:val="17"/>
                <w:szCs w:val="17"/>
              </w:rPr>
              <w:t>1 (1,009)</w:t>
            </w:r>
          </w:p>
        </w:tc>
        <w:tc>
          <w:tcPr>
            <w:tcW w:w="2130" w:type="dxa"/>
            <w:tcMar>
              <w:top w:w="50" w:type="dxa"/>
              <w:left w:w="80" w:type="dxa"/>
              <w:bottom w:w="50" w:type="dxa"/>
              <w:right w:w="80" w:type="dxa"/>
            </w:tcMar>
            <w:vAlign w:val="center"/>
          </w:tcPr>
          <w:p w:rsidR="00EE526E" w:rsidRDefault="00D67E16" w14:paraId="7E9CE799" w14:textId="77777777">
            <w:pPr>
              <w:keepNext/>
              <w:jc w:val="center"/>
            </w:pPr>
            <w:r>
              <w:rPr>
                <w:sz w:val="17"/>
                <w:szCs w:val="17"/>
              </w:rPr>
              <w:t>3 (0,933)</w:t>
            </w:r>
          </w:p>
        </w:tc>
        <w:tc>
          <w:tcPr>
            <w:tcW w:w="2130" w:type="dxa"/>
            <w:tcMar>
              <w:top w:w="50" w:type="dxa"/>
              <w:left w:w="80" w:type="dxa"/>
              <w:bottom w:w="50" w:type="dxa"/>
              <w:right w:w="80" w:type="dxa"/>
            </w:tcMar>
            <w:vAlign w:val="center"/>
          </w:tcPr>
          <w:p w:rsidR="00EE526E" w:rsidRDefault="00D67E16" w14:paraId="646DD3D6" w14:textId="77777777">
            <w:pPr>
              <w:keepNext/>
              <w:jc w:val="center"/>
            </w:pPr>
            <w:r>
              <w:rPr>
                <w:sz w:val="17"/>
                <w:szCs w:val="17"/>
              </w:rPr>
              <w:t>5 (0,830)</w:t>
            </w:r>
          </w:p>
        </w:tc>
      </w:tr>
      <w:tr w:rsidR="00EE526E" w14:paraId="142A3CAA" w14:textId="77777777">
        <w:trPr>
          <w:cantSplit/>
          <w:jc w:val="center"/>
        </w:trPr>
        <w:tc>
          <w:tcPr>
            <w:tcW w:w="2958" w:type="dxa"/>
            <w:tcMar>
              <w:top w:w="50" w:type="dxa"/>
              <w:left w:w="80" w:type="dxa"/>
              <w:bottom w:w="50" w:type="dxa"/>
              <w:right w:w="80" w:type="dxa"/>
            </w:tcMar>
            <w:vAlign w:val="center"/>
          </w:tcPr>
          <w:p w:rsidR="00EE526E" w:rsidRDefault="00D67E16" w14:paraId="05F2BAC8" w14:textId="77777777">
            <w:pPr>
              <w:keepNext/>
            </w:pPr>
            <w:r>
              <w:rPr>
                <w:sz w:val="17"/>
                <w:szCs w:val="17"/>
              </w:rPr>
              <w:t>Costo computacional (0,15)</w:t>
            </w:r>
          </w:p>
        </w:tc>
        <w:tc>
          <w:tcPr>
            <w:tcW w:w="2130" w:type="dxa"/>
            <w:tcMar>
              <w:top w:w="50" w:type="dxa"/>
              <w:left w:w="80" w:type="dxa"/>
              <w:bottom w:w="50" w:type="dxa"/>
              <w:right w:w="80" w:type="dxa"/>
            </w:tcMar>
            <w:vAlign w:val="center"/>
          </w:tcPr>
          <w:p w:rsidR="00EE526E" w:rsidRDefault="00D67E16" w14:paraId="4BF43C09" w14:textId="77777777">
            <w:pPr>
              <w:keepNext/>
              <w:jc w:val="center"/>
            </w:pPr>
            <w:r>
              <w:rPr>
                <w:sz w:val="17"/>
                <w:szCs w:val="17"/>
              </w:rPr>
              <w:t>5 (2,8 s)</w:t>
            </w:r>
          </w:p>
        </w:tc>
        <w:tc>
          <w:tcPr>
            <w:tcW w:w="2130" w:type="dxa"/>
            <w:tcMar>
              <w:top w:w="50" w:type="dxa"/>
              <w:left w:w="80" w:type="dxa"/>
              <w:bottom w:w="50" w:type="dxa"/>
              <w:right w:w="80" w:type="dxa"/>
            </w:tcMar>
            <w:vAlign w:val="center"/>
          </w:tcPr>
          <w:p w:rsidR="00EE526E" w:rsidRDefault="00D67E16" w14:paraId="73AFF3A4" w14:textId="77777777">
            <w:pPr>
              <w:keepNext/>
              <w:jc w:val="center"/>
            </w:pPr>
            <w:r>
              <w:rPr>
                <w:sz w:val="17"/>
                <w:szCs w:val="17"/>
              </w:rPr>
              <w:t>4 (≈3,4 min)</w:t>
            </w:r>
          </w:p>
        </w:tc>
        <w:tc>
          <w:tcPr>
            <w:tcW w:w="2130" w:type="dxa"/>
            <w:tcMar>
              <w:top w:w="50" w:type="dxa"/>
              <w:left w:w="80" w:type="dxa"/>
              <w:bottom w:w="50" w:type="dxa"/>
              <w:right w:w="80" w:type="dxa"/>
            </w:tcMar>
            <w:vAlign w:val="center"/>
          </w:tcPr>
          <w:p w:rsidR="00EE526E" w:rsidRDefault="00D67E16" w14:paraId="4022DAA2" w14:textId="77777777">
            <w:pPr>
              <w:keepNext/>
              <w:jc w:val="center"/>
            </w:pPr>
            <w:r>
              <w:rPr>
                <w:sz w:val="17"/>
                <w:szCs w:val="17"/>
              </w:rPr>
              <w:t>3 (7,2 min)</w:t>
            </w:r>
          </w:p>
        </w:tc>
      </w:tr>
      <w:tr w:rsidR="00EE526E" w14:paraId="1D276831" w14:textId="77777777">
        <w:trPr>
          <w:cantSplit/>
          <w:jc w:val="center"/>
        </w:trPr>
        <w:tc>
          <w:tcPr>
            <w:tcW w:w="2958" w:type="dxa"/>
            <w:tcMar>
              <w:top w:w="50" w:type="dxa"/>
              <w:left w:w="80" w:type="dxa"/>
              <w:bottom w:w="50" w:type="dxa"/>
              <w:right w:w="80" w:type="dxa"/>
            </w:tcMar>
            <w:vAlign w:val="center"/>
          </w:tcPr>
          <w:p w:rsidR="00EE526E" w:rsidRDefault="00D67E16" w14:paraId="336607FF" w14:textId="77777777">
            <w:pPr>
              <w:keepNext/>
            </w:pPr>
            <w:r>
              <w:rPr>
                <w:sz w:val="17"/>
                <w:szCs w:val="17"/>
              </w:rPr>
              <w:t>Interpretabilidad (0,15)</w:t>
            </w:r>
          </w:p>
        </w:tc>
        <w:tc>
          <w:tcPr>
            <w:tcW w:w="2130" w:type="dxa"/>
            <w:tcMar>
              <w:top w:w="50" w:type="dxa"/>
              <w:left w:w="80" w:type="dxa"/>
              <w:bottom w:w="50" w:type="dxa"/>
              <w:right w:w="80" w:type="dxa"/>
            </w:tcMar>
            <w:vAlign w:val="center"/>
          </w:tcPr>
          <w:p w:rsidR="00EE526E" w:rsidRDefault="00D67E16" w14:paraId="6C4D8AFD" w14:textId="77777777">
            <w:pPr>
              <w:keepNext/>
              <w:jc w:val="center"/>
            </w:pPr>
            <w:r>
              <w:rPr>
                <w:sz w:val="17"/>
                <w:szCs w:val="17"/>
              </w:rPr>
              <w:t>5</w:t>
            </w:r>
          </w:p>
        </w:tc>
        <w:tc>
          <w:tcPr>
            <w:tcW w:w="2130" w:type="dxa"/>
            <w:tcMar>
              <w:top w:w="50" w:type="dxa"/>
              <w:left w:w="80" w:type="dxa"/>
              <w:bottom w:w="50" w:type="dxa"/>
              <w:right w:w="80" w:type="dxa"/>
            </w:tcMar>
            <w:vAlign w:val="center"/>
          </w:tcPr>
          <w:p w:rsidR="00EE526E" w:rsidRDefault="00D67E16" w14:paraId="75DA0571" w14:textId="77777777">
            <w:pPr>
              <w:keepNext/>
              <w:jc w:val="center"/>
            </w:pPr>
            <w:r>
              <w:rPr>
                <w:sz w:val="17"/>
                <w:szCs w:val="17"/>
              </w:rPr>
              <w:t>2</w:t>
            </w:r>
          </w:p>
        </w:tc>
        <w:tc>
          <w:tcPr>
            <w:tcW w:w="2130" w:type="dxa"/>
            <w:tcMar>
              <w:top w:w="50" w:type="dxa"/>
              <w:left w:w="80" w:type="dxa"/>
              <w:bottom w:w="50" w:type="dxa"/>
              <w:right w:w="80" w:type="dxa"/>
            </w:tcMar>
            <w:vAlign w:val="center"/>
          </w:tcPr>
          <w:p w:rsidR="00EE526E" w:rsidRDefault="00D67E16" w14:paraId="480FB1DE" w14:textId="77777777">
            <w:pPr>
              <w:keepNext/>
              <w:jc w:val="center"/>
            </w:pPr>
            <w:r>
              <w:rPr>
                <w:sz w:val="17"/>
                <w:szCs w:val="17"/>
              </w:rPr>
              <w:t>3</w:t>
            </w:r>
          </w:p>
        </w:tc>
      </w:tr>
      <w:tr w:rsidR="00EE526E" w14:paraId="282CDAD9" w14:textId="77777777">
        <w:trPr>
          <w:cantSplit/>
          <w:jc w:val="center"/>
        </w:trPr>
        <w:tc>
          <w:tcPr>
            <w:tcW w:w="2958" w:type="dxa"/>
            <w:tcMar>
              <w:top w:w="50" w:type="dxa"/>
              <w:left w:w="80" w:type="dxa"/>
              <w:bottom w:w="50" w:type="dxa"/>
              <w:right w:w="80" w:type="dxa"/>
            </w:tcMar>
            <w:vAlign w:val="center"/>
          </w:tcPr>
          <w:p w:rsidR="00EE526E" w:rsidRDefault="00D67E16" w14:paraId="0BD4F1C7" w14:textId="77777777">
            <w:pPr>
              <w:keepNext/>
            </w:pPr>
            <w:r>
              <w:rPr>
                <w:sz w:val="17"/>
                <w:szCs w:val="17"/>
              </w:rPr>
              <w:t>Costo económico (0,10)</w:t>
            </w:r>
          </w:p>
        </w:tc>
        <w:tc>
          <w:tcPr>
            <w:tcW w:w="2130" w:type="dxa"/>
            <w:tcMar>
              <w:top w:w="50" w:type="dxa"/>
              <w:left w:w="80" w:type="dxa"/>
              <w:bottom w:w="50" w:type="dxa"/>
              <w:right w:w="80" w:type="dxa"/>
            </w:tcMar>
            <w:vAlign w:val="center"/>
          </w:tcPr>
          <w:p w:rsidR="00EE526E" w:rsidRDefault="00D67E16" w14:paraId="034C07D5" w14:textId="77777777">
            <w:pPr>
              <w:keepNext/>
              <w:jc w:val="center"/>
            </w:pPr>
            <w:r>
              <w:rPr>
                <w:sz w:val="17"/>
                <w:szCs w:val="17"/>
              </w:rPr>
              <w:t>5 ($0)</w:t>
            </w:r>
          </w:p>
        </w:tc>
        <w:tc>
          <w:tcPr>
            <w:tcW w:w="2130" w:type="dxa"/>
            <w:tcMar>
              <w:top w:w="50" w:type="dxa"/>
              <w:left w:w="80" w:type="dxa"/>
              <w:bottom w:w="50" w:type="dxa"/>
              <w:right w:w="80" w:type="dxa"/>
            </w:tcMar>
            <w:vAlign w:val="center"/>
          </w:tcPr>
          <w:p w:rsidR="00EE526E" w:rsidRDefault="00D67E16" w14:paraId="16D5341F" w14:textId="77777777">
            <w:pPr>
              <w:keepNext/>
              <w:jc w:val="center"/>
            </w:pPr>
            <w:r>
              <w:rPr>
                <w:sz w:val="17"/>
                <w:szCs w:val="17"/>
              </w:rPr>
              <w:t>5 ($0)</w:t>
            </w:r>
          </w:p>
        </w:tc>
        <w:tc>
          <w:tcPr>
            <w:tcW w:w="2130" w:type="dxa"/>
            <w:tcMar>
              <w:top w:w="50" w:type="dxa"/>
              <w:left w:w="80" w:type="dxa"/>
              <w:bottom w:w="50" w:type="dxa"/>
              <w:right w:w="80" w:type="dxa"/>
            </w:tcMar>
            <w:vAlign w:val="center"/>
          </w:tcPr>
          <w:p w:rsidR="00EE526E" w:rsidRDefault="00D67E16" w14:paraId="0C3D5685" w14:textId="77777777">
            <w:pPr>
              <w:keepNext/>
              <w:jc w:val="center"/>
            </w:pPr>
            <w:r>
              <w:rPr>
                <w:sz w:val="17"/>
                <w:szCs w:val="17"/>
              </w:rPr>
              <w:t>5 ($0)</w:t>
            </w:r>
          </w:p>
        </w:tc>
      </w:tr>
      <w:tr w:rsidR="00EE526E" w14:paraId="7FDCF81C" w14:textId="77777777">
        <w:trPr>
          <w:cantSplit/>
          <w:jc w:val="center"/>
        </w:trPr>
        <w:tc>
          <w:tcPr>
            <w:tcW w:w="2958" w:type="dxa"/>
            <w:tcMar>
              <w:top w:w="50" w:type="dxa"/>
              <w:left w:w="80" w:type="dxa"/>
              <w:bottom w:w="50" w:type="dxa"/>
              <w:right w:w="80" w:type="dxa"/>
            </w:tcMar>
            <w:vAlign w:val="center"/>
          </w:tcPr>
          <w:p w:rsidR="00EE526E" w:rsidRDefault="00D67E16" w14:paraId="5BD488F4" w14:textId="77777777">
            <w:r>
              <w:rPr>
                <w:b/>
                <w:sz w:val="17"/>
                <w:szCs w:val="17"/>
              </w:rPr>
              <w:t>Total ponderado</w:t>
            </w:r>
          </w:p>
        </w:tc>
        <w:tc>
          <w:tcPr>
            <w:tcW w:w="2130" w:type="dxa"/>
            <w:tcMar>
              <w:top w:w="50" w:type="dxa"/>
              <w:left w:w="80" w:type="dxa"/>
              <w:bottom w:w="50" w:type="dxa"/>
              <w:right w:w="80" w:type="dxa"/>
            </w:tcMar>
            <w:vAlign w:val="center"/>
          </w:tcPr>
          <w:p w:rsidR="00EE526E" w:rsidRDefault="00D67E16" w14:paraId="0396D57B" w14:textId="77777777">
            <w:pPr>
              <w:jc w:val="center"/>
            </w:pPr>
            <w:r>
              <w:rPr>
                <w:b/>
                <w:sz w:val="17"/>
                <w:szCs w:val="17"/>
              </w:rPr>
              <w:t>2,95</w:t>
            </w:r>
          </w:p>
        </w:tc>
        <w:tc>
          <w:tcPr>
            <w:tcW w:w="2130" w:type="dxa"/>
            <w:tcMar>
              <w:top w:w="50" w:type="dxa"/>
              <w:left w:w="80" w:type="dxa"/>
              <w:bottom w:w="50" w:type="dxa"/>
              <w:right w:w="80" w:type="dxa"/>
            </w:tcMar>
            <w:vAlign w:val="center"/>
          </w:tcPr>
          <w:p w:rsidR="00EE526E" w:rsidRDefault="00D67E16" w14:paraId="4C88852F" w14:textId="77777777">
            <w:pPr>
              <w:jc w:val="center"/>
            </w:pPr>
            <w:r>
              <w:rPr>
                <w:b/>
                <w:sz w:val="17"/>
                <w:szCs w:val="17"/>
              </w:rPr>
              <w:t>3,55</w:t>
            </w:r>
          </w:p>
        </w:tc>
        <w:tc>
          <w:tcPr>
            <w:tcW w:w="2130" w:type="dxa"/>
            <w:tcMar>
              <w:top w:w="50" w:type="dxa"/>
              <w:left w:w="80" w:type="dxa"/>
              <w:bottom w:w="50" w:type="dxa"/>
              <w:right w:w="80" w:type="dxa"/>
            </w:tcMar>
            <w:vAlign w:val="center"/>
          </w:tcPr>
          <w:p w:rsidR="00EE526E" w:rsidRDefault="00D67E16" w14:paraId="2C6A2A13" w14:textId="77777777">
            <w:pPr>
              <w:jc w:val="center"/>
            </w:pPr>
            <w:r>
              <w:rPr>
                <w:b/>
                <w:sz w:val="17"/>
                <w:szCs w:val="17"/>
              </w:rPr>
              <w:t>4,40</w:t>
            </w:r>
          </w:p>
        </w:tc>
      </w:tr>
    </w:tbl>
    <w:p w:rsidR="00EE526E" w:rsidRDefault="00EE526E" w14:paraId="5B2748E0" w14:textId="77777777">
      <w:pPr>
        <w:spacing w:after="60"/>
        <w:jc w:val="both"/>
      </w:pPr>
    </w:p>
    <w:p w:rsidR="00EE526E" w:rsidRDefault="00D67E16" w14:paraId="0D239936" w14:textId="77777777">
      <w:pPr>
        <w:spacing w:after="100"/>
        <w:jc w:val="both"/>
      </w:pPr>
      <w:r>
        <w:rPr>
          <w:b/>
        </w:rPr>
        <w:t>Selección.</w:t>
      </w:r>
      <w:r>
        <w:t xml:space="preserve"> El ensamble obtiene 4,40 frente a 3,55 y 2,95. Es la única alternativa que cumple con holgura la precisión (rMAE 0,727) y la robustez (rMAE &lt; 1 en los ocho meses de 2026, peor mes 0,830), con 7,2 min de reentrenamiento del bloque de 24 h. Su menor interpr</w:t>
      </w:r>
      <w:r>
        <w:t>etabilidad se compensa mostrando los pesos del combinador y la banda de incertidumbre. El tiempo de N-BEATSx se estimó como la mitad del medido para las dos redes (6,8 min).</w:t>
      </w:r>
    </w:p>
    <w:p w:rsidR="00482E0E" w:rsidP="00EE489C" w:rsidRDefault="00D67E16" w14:paraId="29B96C4F" w14:textId="77777777">
      <w:pPr>
        <w:pStyle w:val="Heading2"/>
        <w:keepNext/>
        <w:numPr>
          <w:ilvl w:val="1"/>
          <w:numId w:val="4"/>
        </w:numPr>
        <w:spacing w:before="300"/>
      </w:pPr>
      <w:bookmarkStart w:name="_Toc240440255" w:id="88"/>
      <w:bookmarkStart w:name="_Toc241072130" w:id="89"/>
      <w:bookmarkStart w:name="_Toc241072496" w:id="90"/>
      <w:bookmarkStart w:name="_Toc241232107" w:id="91"/>
      <w:r>
        <w:t>Análisis de riesgo del diseño definitivo</w:t>
      </w:r>
      <w:bookmarkEnd w:id="88"/>
      <w:bookmarkEnd w:id="89"/>
      <w:bookmarkEnd w:id="90"/>
      <w:bookmarkEnd w:id="91"/>
    </w:p>
    <w:p w:rsidR="00EE526E" w:rsidRDefault="00D67E16" w14:paraId="497CD54F" w14:textId="77777777">
      <w:pPr>
        <w:spacing w:after="100"/>
        <w:jc w:val="both"/>
      </w:pPr>
      <w:r>
        <w:t>La Tabla 10 resume los riesgos principales del diseño final; el análisis completo está en el Anexo 2.</w:t>
      </w:r>
    </w:p>
    <w:p w:rsidR="00EE526E" w:rsidRDefault="00D67E16" w14:paraId="551023E5" w14:textId="77777777">
      <w:pPr>
        <w:keepNext/>
        <w:spacing w:before="120" w:after="60"/>
        <w:jc w:val="center"/>
      </w:pPr>
      <w:r>
        <w:rPr>
          <w:b/>
          <w:sz w:val="20"/>
          <w:szCs w:val="20"/>
        </w:rPr>
        <w:t>Tabla 10.</w:t>
      </w:r>
      <w:r>
        <w:rPr>
          <w:sz w:val="20"/>
          <w:szCs w:val="20"/>
        </w:rPr>
        <w:t xml:space="preserve"> Matriz de riesgo del diseño definitivo y plan de mitigación.</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379"/>
        <w:gridCol w:w="2697"/>
        <w:gridCol w:w="779"/>
        <w:gridCol w:w="899"/>
        <w:gridCol w:w="3596"/>
      </w:tblGrid>
      <w:tr w:rsidR="00EE526E" w14:paraId="6832C490" w14:textId="77777777">
        <w:trPr>
          <w:tblHeader/>
          <w:jc w:val="center"/>
        </w:trPr>
        <w:tc>
          <w:tcPr>
            <w:tcW w:w="1378" w:type="dxa"/>
            <w:shd w:val="clear" w:color="auto" w:fill="2E2E2E"/>
            <w:tcMar>
              <w:top w:w="50" w:type="dxa"/>
              <w:left w:w="80" w:type="dxa"/>
              <w:bottom w:w="50" w:type="dxa"/>
              <w:right w:w="80" w:type="dxa"/>
            </w:tcMar>
            <w:vAlign w:val="center"/>
          </w:tcPr>
          <w:p w:rsidR="00EE526E" w:rsidRDefault="00D67E16" w14:paraId="673DED1E" w14:textId="77777777">
            <w:pPr>
              <w:keepNext/>
              <w:jc w:val="center"/>
            </w:pPr>
            <w:r>
              <w:rPr>
                <w:b/>
                <w:color w:val="FFFFFF"/>
                <w:sz w:val="17"/>
                <w:szCs w:val="17"/>
              </w:rPr>
              <w:t>Tipo</w:t>
            </w:r>
          </w:p>
        </w:tc>
        <w:tc>
          <w:tcPr>
            <w:tcW w:w="2697" w:type="dxa"/>
            <w:shd w:val="clear" w:color="auto" w:fill="2E2E2E"/>
            <w:tcMar>
              <w:top w:w="50" w:type="dxa"/>
              <w:left w:w="80" w:type="dxa"/>
              <w:bottom w:w="50" w:type="dxa"/>
              <w:right w:w="80" w:type="dxa"/>
            </w:tcMar>
            <w:vAlign w:val="center"/>
          </w:tcPr>
          <w:p w:rsidR="00EE526E" w:rsidRDefault="00D67E16" w14:paraId="4DBE8B70" w14:textId="77777777">
            <w:pPr>
              <w:keepNext/>
              <w:jc w:val="center"/>
            </w:pPr>
            <w:r>
              <w:rPr>
                <w:b/>
                <w:color w:val="FFFFFF"/>
                <w:sz w:val="17"/>
                <w:szCs w:val="17"/>
              </w:rPr>
              <w:t>Riesgo</w:t>
            </w:r>
          </w:p>
        </w:tc>
        <w:tc>
          <w:tcPr>
            <w:tcW w:w="779" w:type="dxa"/>
            <w:shd w:val="clear" w:color="auto" w:fill="2E2E2E"/>
            <w:tcMar>
              <w:top w:w="50" w:type="dxa"/>
              <w:left w:w="80" w:type="dxa"/>
              <w:bottom w:w="50" w:type="dxa"/>
              <w:right w:w="80" w:type="dxa"/>
            </w:tcMar>
            <w:vAlign w:val="center"/>
          </w:tcPr>
          <w:p w:rsidR="00EE526E" w:rsidRDefault="00D67E16" w14:paraId="21F824FA" w14:textId="77777777">
            <w:pPr>
              <w:keepNext/>
              <w:jc w:val="center"/>
            </w:pPr>
            <w:r>
              <w:rPr>
                <w:b/>
                <w:color w:val="FFFFFF"/>
                <w:sz w:val="17"/>
                <w:szCs w:val="17"/>
              </w:rPr>
              <w:t>Prob.</w:t>
            </w:r>
          </w:p>
        </w:tc>
        <w:tc>
          <w:tcPr>
            <w:tcW w:w="899" w:type="dxa"/>
            <w:shd w:val="clear" w:color="auto" w:fill="2E2E2E"/>
            <w:tcMar>
              <w:top w:w="50" w:type="dxa"/>
              <w:left w:w="80" w:type="dxa"/>
              <w:bottom w:w="50" w:type="dxa"/>
              <w:right w:w="80" w:type="dxa"/>
            </w:tcMar>
            <w:vAlign w:val="center"/>
          </w:tcPr>
          <w:p w:rsidR="00EE526E" w:rsidRDefault="00D67E16" w14:paraId="47AF43C4" w14:textId="77777777">
            <w:pPr>
              <w:keepNext/>
              <w:jc w:val="center"/>
            </w:pPr>
            <w:r>
              <w:rPr>
                <w:b/>
                <w:color w:val="FFFFFF"/>
                <w:sz w:val="17"/>
                <w:szCs w:val="17"/>
              </w:rPr>
              <w:t>Impacto</w:t>
            </w:r>
          </w:p>
        </w:tc>
        <w:tc>
          <w:tcPr>
            <w:tcW w:w="3596" w:type="dxa"/>
            <w:shd w:val="clear" w:color="auto" w:fill="2E2E2E"/>
            <w:tcMar>
              <w:top w:w="50" w:type="dxa"/>
              <w:left w:w="80" w:type="dxa"/>
              <w:bottom w:w="50" w:type="dxa"/>
              <w:right w:w="80" w:type="dxa"/>
            </w:tcMar>
            <w:vAlign w:val="center"/>
          </w:tcPr>
          <w:p w:rsidR="00EE526E" w:rsidRDefault="00D67E16" w14:paraId="29C791D8" w14:textId="77777777">
            <w:pPr>
              <w:keepNext/>
              <w:jc w:val="center"/>
            </w:pPr>
            <w:r>
              <w:rPr>
                <w:b/>
                <w:color w:val="FFFFFF"/>
                <w:sz w:val="17"/>
                <w:szCs w:val="17"/>
              </w:rPr>
              <w:t>Mitigación</w:t>
            </w:r>
          </w:p>
        </w:tc>
      </w:tr>
      <w:tr w:rsidR="00EE526E" w14:paraId="2EBA9977" w14:textId="77777777">
        <w:trPr>
          <w:cantSplit/>
          <w:jc w:val="center"/>
        </w:trPr>
        <w:tc>
          <w:tcPr>
            <w:tcW w:w="1378" w:type="dxa"/>
            <w:tcMar>
              <w:top w:w="50" w:type="dxa"/>
              <w:left w:w="80" w:type="dxa"/>
              <w:bottom w:w="50" w:type="dxa"/>
              <w:right w:w="80" w:type="dxa"/>
            </w:tcMar>
            <w:vAlign w:val="center"/>
          </w:tcPr>
          <w:p w:rsidR="00EE526E" w:rsidRDefault="00D67E16" w14:paraId="7EABB1E2" w14:textId="77777777">
            <w:pPr>
              <w:keepNext/>
            </w:pPr>
            <w:r>
              <w:rPr>
                <w:sz w:val="17"/>
                <w:szCs w:val="17"/>
              </w:rPr>
              <w:t>Técnico</w:t>
            </w:r>
          </w:p>
        </w:tc>
        <w:tc>
          <w:tcPr>
            <w:tcW w:w="2697" w:type="dxa"/>
            <w:tcMar>
              <w:top w:w="50" w:type="dxa"/>
              <w:left w:w="80" w:type="dxa"/>
              <w:bottom w:w="50" w:type="dxa"/>
              <w:right w:w="80" w:type="dxa"/>
            </w:tcMar>
            <w:vAlign w:val="center"/>
          </w:tcPr>
          <w:p w:rsidR="00EE526E" w:rsidRDefault="00D67E16" w14:paraId="1BD428AF" w14:textId="77777777">
            <w:pPr>
              <w:keepNext/>
            </w:pPr>
            <w:r>
              <w:rPr>
                <w:sz w:val="17"/>
                <w:szCs w:val="17"/>
              </w:rPr>
              <w:t>Fuga de información (variables no disponibles en el corte).</w:t>
            </w:r>
          </w:p>
        </w:tc>
        <w:tc>
          <w:tcPr>
            <w:tcW w:w="779" w:type="dxa"/>
            <w:tcMar>
              <w:top w:w="50" w:type="dxa"/>
              <w:left w:w="80" w:type="dxa"/>
              <w:bottom w:w="50" w:type="dxa"/>
              <w:right w:w="80" w:type="dxa"/>
            </w:tcMar>
            <w:vAlign w:val="center"/>
          </w:tcPr>
          <w:p w:rsidR="00EE526E" w:rsidRDefault="00D67E16" w14:paraId="35298589" w14:textId="77777777">
            <w:pPr>
              <w:keepNext/>
            </w:pPr>
            <w:r>
              <w:rPr>
                <w:sz w:val="17"/>
                <w:szCs w:val="17"/>
              </w:rPr>
              <w:t>Media</w:t>
            </w:r>
          </w:p>
        </w:tc>
        <w:tc>
          <w:tcPr>
            <w:tcW w:w="899" w:type="dxa"/>
            <w:tcMar>
              <w:top w:w="50" w:type="dxa"/>
              <w:left w:w="80" w:type="dxa"/>
              <w:bottom w:w="50" w:type="dxa"/>
              <w:right w:w="80" w:type="dxa"/>
            </w:tcMar>
            <w:vAlign w:val="center"/>
          </w:tcPr>
          <w:p w:rsidR="00EE526E" w:rsidRDefault="00D67E16" w14:paraId="14F4A8F2" w14:textId="77777777">
            <w:pPr>
              <w:keepNext/>
            </w:pPr>
            <w:r>
              <w:rPr>
                <w:sz w:val="17"/>
                <w:szCs w:val="17"/>
              </w:rPr>
              <w:t>Alto</w:t>
            </w:r>
          </w:p>
        </w:tc>
        <w:tc>
          <w:tcPr>
            <w:tcW w:w="3596" w:type="dxa"/>
            <w:tcMar>
              <w:top w:w="50" w:type="dxa"/>
              <w:left w:w="80" w:type="dxa"/>
              <w:bottom w:w="50" w:type="dxa"/>
              <w:right w:w="80" w:type="dxa"/>
            </w:tcMar>
            <w:vAlign w:val="center"/>
          </w:tcPr>
          <w:p w:rsidR="00EE526E" w:rsidRDefault="00D67E16" w14:paraId="09020D08" w14:textId="77777777">
            <w:pPr>
              <w:keepNext/>
            </w:pPr>
            <w:r>
              <w:rPr>
                <w:sz w:val="17"/>
                <w:szCs w:val="17"/>
              </w:rPr>
              <w:t>Rezago ≥ 24 h verificado por variable; precio de oferta marginal excluido.</w:t>
            </w:r>
          </w:p>
        </w:tc>
      </w:tr>
      <w:tr w:rsidR="00EE526E" w14:paraId="480EEC9D" w14:textId="77777777">
        <w:trPr>
          <w:cantSplit/>
          <w:jc w:val="center"/>
        </w:trPr>
        <w:tc>
          <w:tcPr>
            <w:tcW w:w="1378" w:type="dxa"/>
            <w:tcMar>
              <w:top w:w="50" w:type="dxa"/>
              <w:left w:w="80" w:type="dxa"/>
              <w:bottom w:w="50" w:type="dxa"/>
              <w:right w:w="80" w:type="dxa"/>
            </w:tcMar>
            <w:vAlign w:val="center"/>
          </w:tcPr>
          <w:p w:rsidR="00EE526E" w:rsidRDefault="00D67E16" w14:paraId="479E2E7D" w14:textId="77777777">
            <w:pPr>
              <w:keepNext/>
            </w:pPr>
            <w:r>
              <w:rPr>
                <w:sz w:val="17"/>
                <w:szCs w:val="17"/>
              </w:rPr>
              <w:t>Técnico</w:t>
            </w:r>
          </w:p>
        </w:tc>
        <w:tc>
          <w:tcPr>
            <w:tcW w:w="2697" w:type="dxa"/>
            <w:tcMar>
              <w:top w:w="50" w:type="dxa"/>
              <w:left w:w="80" w:type="dxa"/>
              <w:bottom w:w="50" w:type="dxa"/>
              <w:right w:w="80" w:type="dxa"/>
            </w:tcMar>
            <w:vAlign w:val="center"/>
          </w:tcPr>
          <w:p w:rsidR="00EE526E" w:rsidRDefault="00D67E16" w14:paraId="1A6A5D76" w14:textId="77777777">
            <w:pPr>
              <w:keepNext/>
            </w:pPr>
            <w:r>
              <w:rPr>
                <w:sz w:val="17"/>
                <w:szCs w:val="17"/>
              </w:rPr>
              <w:t>Datos corruptos en la fuente o el procesamiento.</w:t>
            </w:r>
          </w:p>
        </w:tc>
        <w:tc>
          <w:tcPr>
            <w:tcW w:w="779" w:type="dxa"/>
            <w:tcMar>
              <w:top w:w="50" w:type="dxa"/>
              <w:left w:w="80" w:type="dxa"/>
              <w:bottom w:w="50" w:type="dxa"/>
              <w:right w:w="80" w:type="dxa"/>
            </w:tcMar>
            <w:vAlign w:val="center"/>
          </w:tcPr>
          <w:p w:rsidR="00EE526E" w:rsidRDefault="00D67E16" w14:paraId="7D90287E" w14:textId="77777777">
            <w:pPr>
              <w:keepNext/>
            </w:pPr>
            <w:r>
              <w:rPr>
                <w:sz w:val="17"/>
                <w:szCs w:val="17"/>
              </w:rPr>
              <w:t>Media</w:t>
            </w:r>
          </w:p>
        </w:tc>
        <w:tc>
          <w:tcPr>
            <w:tcW w:w="899" w:type="dxa"/>
            <w:tcMar>
              <w:top w:w="50" w:type="dxa"/>
              <w:left w:w="80" w:type="dxa"/>
              <w:bottom w:w="50" w:type="dxa"/>
              <w:right w:w="80" w:type="dxa"/>
            </w:tcMar>
            <w:vAlign w:val="center"/>
          </w:tcPr>
          <w:p w:rsidR="00EE526E" w:rsidRDefault="00D67E16" w14:paraId="1E6E658F" w14:textId="77777777">
            <w:pPr>
              <w:keepNext/>
            </w:pPr>
            <w:r>
              <w:rPr>
                <w:sz w:val="17"/>
                <w:szCs w:val="17"/>
              </w:rPr>
              <w:t>Alto</w:t>
            </w:r>
          </w:p>
        </w:tc>
        <w:tc>
          <w:tcPr>
            <w:tcW w:w="3596" w:type="dxa"/>
            <w:tcMar>
              <w:top w:w="50" w:type="dxa"/>
              <w:left w:w="80" w:type="dxa"/>
              <w:bottom w:w="50" w:type="dxa"/>
              <w:right w:w="80" w:type="dxa"/>
            </w:tcMar>
            <w:vAlign w:val="center"/>
          </w:tcPr>
          <w:p w:rsidR="00EE526E" w:rsidRDefault="00D67E16" w14:paraId="0C3AD520" w14:textId="77777777">
            <w:pPr>
              <w:keepNext/>
            </w:pPr>
            <w:r>
              <w:rPr>
                <w:sz w:val="17"/>
                <w:szCs w:val="17"/>
              </w:rPr>
              <w:t>Pruebas en copia aislada; se detectó y co</w:t>
            </w:r>
            <w:r>
              <w:rPr>
                <w:sz w:val="17"/>
                <w:szCs w:val="17"/>
              </w:rPr>
              <w:t>rrigió la demanda del 4-5 de ago. de 2026.</w:t>
            </w:r>
          </w:p>
        </w:tc>
      </w:tr>
      <w:tr w:rsidR="00EE526E" w14:paraId="3B6D2452" w14:textId="77777777">
        <w:trPr>
          <w:cantSplit/>
          <w:jc w:val="center"/>
        </w:trPr>
        <w:tc>
          <w:tcPr>
            <w:tcW w:w="1378" w:type="dxa"/>
            <w:tcMar>
              <w:top w:w="50" w:type="dxa"/>
              <w:left w:w="80" w:type="dxa"/>
              <w:bottom w:w="50" w:type="dxa"/>
              <w:right w:w="80" w:type="dxa"/>
            </w:tcMar>
            <w:vAlign w:val="center"/>
          </w:tcPr>
          <w:p w:rsidR="00EE526E" w:rsidRDefault="00D67E16" w14:paraId="7F982184" w14:textId="77777777">
            <w:pPr>
              <w:keepNext/>
            </w:pPr>
            <w:r>
              <w:rPr>
                <w:sz w:val="17"/>
                <w:szCs w:val="17"/>
              </w:rPr>
              <w:t>Regulatorio</w:t>
            </w:r>
          </w:p>
        </w:tc>
        <w:tc>
          <w:tcPr>
            <w:tcW w:w="2697" w:type="dxa"/>
            <w:tcMar>
              <w:top w:w="50" w:type="dxa"/>
              <w:left w:w="80" w:type="dxa"/>
              <w:bottom w:w="50" w:type="dxa"/>
              <w:right w:w="80" w:type="dxa"/>
            </w:tcMar>
            <w:vAlign w:val="center"/>
          </w:tcPr>
          <w:p w:rsidR="00EE526E" w:rsidRDefault="00D67E16" w14:paraId="0A4AC708" w14:textId="77777777">
            <w:pPr>
              <w:keepNext/>
            </w:pPr>
            <w:r>
              <w:rPr>
                <w:sz w:val="17"/>
                <w:szCs w:val="17"/>
              </w:rPr>
              <w:t>Intervención transitoria de la CREG en la formación del precio.</w:t>
            </w:r>
          </w:p>
        </w:tc>
        <w:tc>
          <w:tcPr>
            <w:tcW w:w="779" w:type="dxa"/>
            <w:tcMar>
              <w:top w:w="50" w:type="dxa"/>
              <w:left w:w="80" w:type="dxa"/>
              <w:bottom w:w="50" w:type="dxa"/>
              <w:right w:w="80" w:type="dxa"/>
            </w:tcMar>
            <w:vAlign w:val="center"/>
          </w:tcPr>
          <w:p w:rsidR="00EE526E" w:rsidRDefault="00D67E16" w14:paraId="71C23DF8" w14:textId="77777777">
            <w:pPr>
              <w:keepNext/>
            </w:pPr>
            <w:r>
              <w:rPr>
                <w:sz w:val="17"/>
                <w:szCs w:val="17"/>
              </w:rPr>
              <w:t>Media</w:t>
            </w:r>
          </w:p>
        </w:tc>
        <w:tc>
          <w:tcPr>
            <w:tcW w:w="899" w:type="dxa"/>
            <w:tcMar>
              <w:top w:w="50" w:type="dxa"/>
              <w:left w:w="80" w:type="dxa"/>
              <w:bottom w:w="50" w:type="dxa"/>
              <w:right w:w="80" w:type="dxa"/>
            </w:tcMar>
            <w:vAlign w:val="center"/>
          </w:tcPr>
          <w:p w:rsidR="00EE526E" w:rsidRDefault="00D67E16" w14:paraId="43D0388C" w14:textId="77777777">
            <w:pPr>
              <w:keepNext/>
            </w:pPr>
            <w:r>
              <w:rPr>
                <w:sz w:val="17"/>
                <w:szCs w:val="17"/>
              </w:rPr>
              <w:t>Alto</w:t>
            </w:r>
          </w:p>
        </w:tc>
        <w:tc>
          <w:tcPr>
            <w:tcW w:w="3596" w:type="dxa"/>
            <w:tcMar>
              <w:top w:w="50" w:type="dxa"/>
              <w:left w:w="80" w:type="dxa"/>
              <w:bottom w:w="50" w:type="dxa"/>
              <w:right w:w="80" w:type="dxa"/>
            </w:tcMar>
            <w:vAlign w:val="center"/>
          </w:tcPr>
          <w:p w:rsidR="00EE526E" w:rsidRDefault="00D67E16" w14:paraId="26162A9A" w14:textId="77777777">
            <w:pPr>
              <w:keepNext/>
            </w:pPr>
            <w:r>
              <w:rPr>
                <w:sz w:val="17"/>
                <w:szCs w:val="17"/>
              </w:rPr>
              <w:t>Fecha de corte documentada; el ensamble de 24 h se reentrena en &lt; 8 min.</w:t>
            </w:r>
          </w:p>
        </w:tc>
      </w:tr>
      <w:tr w:rsidR="00EE526E" w14:paraId="20562B3F" w14:textId="77777777">
        <w:trPr>
          <w:cantSplit/>
          <w:jc w:val="center"/>
        </w:trPr>
        <w:tc>
          <w:tcPr>
            <w:tcW w:w="1378" w:type="dxa"/>
            <w:tcMar>
              <w:top w:w="50" w:type="dxa"/>
              <w:left w:w="80" w:type="dxa"/>
              <w:bottom w:w="50" w:type="dxa"/>
              <w:right w:w="80" w:type="dxa"/>
            </w:tcMar>
            <w:vAlign w:val="center"/>
          </w:tcPr>
          <w:p w:rsidR="00EE526E" w:rsidRDefault="00D67E16" w14:paraId="6517377A" w14:textId="77777777">
            <w:pPr>
              <w:keepNext/>
            </w:pPr>
            <w:r>
              <w:rPr>
                <w:sz w:val="17"/>
                <w:szCs w:val="17"/>
              </w:rPr>
              <w:t>Técnico</w:t>
            </w:r>
          </w:p>
        </w:tc>
        <w:tc>
          <w:tcPr>
            <w:tcW w:w="2697" w:type="dxa"/>
            <w:tcMar>
              <w:top w:w="50" w:type="dxa"/>
              <w:left w:w="80" w:type="dxa"/>
              <w:bottom w:w="50" w:type="dxa"/>
              <w:right w:w="80" w:type="dxa"/>
            </w:tcMar>
            <w:vAlign w:val="center"/>
          </w:tcPr>
          <w:p w:rsidR="00EE526E" w:rsidRDefault="00D67E16" w14:paraId="46B82D6B" w14:textId="77777777">
            <w:pPr>
              <w:keepNext/>
            </w:pPr>
            <w:r>
              <w:rPr>
                <w:sz w:val="17"/>
                <w:szCs w:val="17"/>
              </w:rPr>
              <w:t>Ningún modelo mejora de forma significativa en El Niño.</w:t>
            </w:r>
          </w:p>
        </w:tc>
        <w:tc>
          <w:tcPr>
            <w:tcW w:w="779" w:type="dxa"/>
            <w:tcMar>
              <w:top w:w="50" w:type="dxa"/>
              <w:left w:w="80" w:type="dxa"/>
              <w:bottom w:w="50" w:type="dxa"/>
              <w:right w:w="80" w:type="dxa"/>
            </w:tcMar>
            <w:vAlign w:val="center"/>
          </w:tcPr>
          <w:p w:rsidR="00EE526E" w:rsidRDefault="00D67E16" w14:paraId="22B34381" w14:textId="77777777">
            <w:pPr>
              <w:keepNext/>
            </w:pPr>
            <w:r>
              <w:rPr>
                <w:sz w:val="17"/>
                <w:szCs w:val="17"/>
              </w:rPr>
              <w:t>Alta</w:t>
            </w:r>
          </w:p>
        </w:tc>
        <w:tc>
          <w:tcPr>
            <w:tcW w:w="899" w:type="dxa"/>
            <w:tcMar>
              <w:top w:w="50" w:type="dxa"/>
              <w:left w:w="80" w:type="dxa"/>
              <w:bottom w:w="50" w:type="dxa"/>
              <w:right w:w="80" w:type="dxa"/>
            </w:tcMar>
            <w:vAlign w:val="center"/>
          </w:tcPr>
          <w:p w:rsidR="00EE526E" w:rsidRDefault="00D67E16" w14:paraId="52317957" w14:textId="77777777">
            <w:pPr>
              <w:keepNext/>
            </w:pPr>
            <w:r>
              <w:rPr>
                <w:sz w:val="17"/>
                <w:szCs w:val="17"/>
              </w:rPr>
              <w:t>Medio</w:t>
            </w:r>
          </w:p>
        </w:tc>
        <w:tc>
          <w:tcPr>
            <w:tcW w:w="3596" w:type="dxa"/>
            <w:tcMar>
              <w:top w:w="50" w:type="dxa"/>
              <w:left w:w="80" w:type="dxa"/>
              <w:bottom w:w="50" w:type="dxa"/>
              <w:right w:w="80" w:type="dxa"/>
            </w:tcMar>
            <w:vAlign w:val="center"/>
          </w:tcPr>
          <w:p w:rsidR="00EE526E" w:rsidRDefault="00D67E16" w14:paraId="4F08D167" w14:textId="77777777">
            <w:pPr>
              <w:keepNext/>
            </w:pPr>
            <w:r>
              <w:rPr>
                <w:sz w:val="17"/>
                <w:szCs w:val="17"/>
              </w:rPr>
              <w:t>Métodos «banda» e «híbrido»: el motor espera cuando la incertidumbre es alta.</w:t>
            </w:r>
          </w:p>
        </w:tc>
      </w:tr>
      <w:tr w:rsidR="00EE526E" w14:paraId="7BB39DFC" w14:textId="77777777">
        <w:trPr>
          <w:cantSplit/>
          <w:jc w:val="center"/>
        </w:trPr>
        <w:tc>
          <w:tcPr>
            <w:tcW w:w="1378" w:type="dxa"/>
            <w:tcMar>
              <w:top w:w="50" w:type="dxa"/>
              <w:left w:w="80" w:type="dxa"/>
              <w:bottom w:w="50" w:type="dxa"/>
              <w:right w:w="80" w:type="dxa"/>
            </w:tcMar>
            <w:vAlign w:val="center"/>
          </w:tcPr>
          <w:p w:rsidR="00EE526E" w:rsidRDefault="00D67E16" w14:paraId="24C5C6A9" w14:textId="77777777">
            <w:pPr>
              <w:keepNext/>
            </w:pPr>
            <w:r>
              <w:rPr>
                <w:sz w:val="17"/>
                <w:szCs w:val="17"/>
              </w:rPr>
              <w:t>Social/ético</w:t>
            </w:r>
          </w:p>
        </w:tc>
        <w:tc>
          <w:tcPr>
            <w:tcW w:w="2697" w:type="dxa"/>
            <w:tcMar>
              <w:top w:w="50" w:type="dxa"/>
              <w:left w:w="80" w:type="dxa"/>
              <w:bottom w:w="50" w:type="dxa"/>
              <w:right w:w="80" w:type="dxa"/>
            </w:tcMar>
            <w:vAlign w:val="center"/>
          </w:tcPr>
          <w:p w:rsidR="00EE526E" w:rsidRDefault="00D67E16" w14:paraId="526312C4" w14:textId="77777777">
            <w:pPr>
              <w:keepNext/>
            </w:pPr>
            <w:r>
              <w:rPr>
                <w:sz w:val="17"/>
                <w:szCs w:val="17"/>
              </w:rPr>
              <w:t>El usuario toma la recomendación como garantía.</w:t>
            </w:r>
          </w:p>
        </w:tc>
        <w:tc>
          <w:tcPr>
            <w:tcW w:w="779" w:type="dxa"/>
            <w:tcMar>
              <w:top w:w="50" w:type="dxa"/>
              <w:left w:w="80" w:type="dxa"/>
              <w:bottom w:w="50" w:type="dxa"/>
              <w:right w:w="80" w:type="dxa"/>
            </w:tcMar>
            <w:vAlign w:val="center"/>
          </w:tcPr>
          <w:p w:rsidR="00EE526E" w:rsidRDefault="00D67E16" w14:paraId="3DD3CD15" w14:textId="77777777">
            <w:pPr>
              <w:keepNext/>
            </w:pPr>
            <w:r>
              <w:rPr>
                <w:sz w:val="17"/>
                <w:szCs w:val="17"/>
              </w:rPr>
              <w:t>Baja</w:t>
            </w:r>
          </w:p>
        </w:tc>
        <w:tc>
          <w:tcPr>
            <w:tcW w:w="899" w:type="dxa"/>
            <w:tcMar>
              <w:top w:w="50" w:type="dxa"/>
              <w:left w:w="80" w:type="dxa"/>
              <w:bottom w:w="50" w:type="dxa"/>
              <w:right w:w="80" w:type="dxa"/>
            </w:tcMar>
            <w:vAlign w:val="center"/>
          </w:tcPr>
          <w:p w:rsidR="00EE526E" w:rsidRDefault="00D67E16" w14:paraId="016F7D58" w14:textId="77777777">
            <w:pPr>
              <w:keepNext/>
            </w:pPr>
            <w:r>
              <w:rPr>
                <w:sz w:val="17"/>
                <w:szCs w:val="17"/>
              </w:rPr>
              <w:t>Alto</w:t>
            </w:r>
          </w:p>
        </w:tc>
        <w:tc>
          <w:tcPr>
            <w:tcW w:w="3596" w:type="dxa"/>
            <w:tcMar>
              <w:top w:w="50" w:type="dxa"/>
              <w:left w:w="80" w:type="dxa"/>
              <w:bottom w:w="50" w:type="dxa"/>
              <w:right w:w="80" w:type="dxa"/>
            </w:tcMar>
            <w:vAlign w:val="center"/>
          </w:tcPr>
          <w:p w:rsidR="00EE526E" w:rsidRDefault="00D67E16" w14:paraId="2D283CDC" w14:textId="77777777">
            <w:pPr>
              <w:keepNext/>
            </w:pPr>
            <w:r>
              <w:rPr>
                <w:sz w:val="17"/>
                <w:szCs w:val="17"/>
              </w:rPr>
              <w:t>Mostrar la incertidumbre y advertir que</w:t>
            </w:r>
            <w:r>
              <w:rPr>
                <w:sz w:val="17"/>
                <w:szCs w:val="17"/>
              </w:rPr>
              <w:t xml:space="preserve"> no es asesoría financiera.</w:t>
            </w:r>
          </w:p>
        </w:tc>
      </w:tr>
      <w:tr w:rsidR="00EE526E" w14:paraId="6F5B81F1" w14:textId="77777777">
        <w:trPr>
          <w:cantSplit/>
          <w:jc w:val="center"/>
        </w:trPr>
        <w:tc>
          <w:tcPr>
            <w:tcW w:w="1378" w:type="dxa"/>
            <w:tcMar>
              <w:top w:w="50" w:type="dxa"/>
              <w:left w:w="80" w:type="dxa"/>
              <w:bottom w:w="50" w:type="dxa"/>
              <w:right w:w="80" w:type="dxa"/>
            </w:tcMar>
            <w:vAlign w:val="center"/>
          </w:tcPr>
          <w:p w:rsidR="00EE526E" w:rsidRDefault="00D67E16" w14:paraId="34C0BEA0" w14:textId="77777777">
            <w:r>
              <w:rPr>
                <w:sz w:val="17"/>
                <w:szCs w:val="17"/>
              </w:rPr>
              <w:t>Administrativo</w:t>
            </w:r>
          </w:p>
        </w:tc>
        <w:tc>
          <w:tcPr>
            <w:tcW w:w="2697" w:type="dxa"/>
            <w:tcMar>
              <w:top w:w="50" w:type="dxa"/>
              <w:left w:w="80" w:type="dxa"/>
              <w:bottom w:w="50" w:type="dxa"/>
              <w:right w:w="80" w:type="dxa"/>
            </w:tcMar>
            <w:vAlign w:val="center"/>
          </w:tcPr>
          <w:p w:rsidR="00EE526E" w:rsidRDefault="00D67E16" w14:paraId="615DDBE9" w14:textId="77777777">
            <w:r>
              <w:rPr>
                <w:sz w:val="17"/>
                <w:szCs w:val="17"/>
              </w:rPr>
              <w:t>Retraso de OE3/OE4.</w:t>
            </w:r>
          </w:p>
        </w:tc>
        <w:tc>
          <w:tcPr>
            <w:tcW w:w="779" w:type="dxa"/>
            <w:tcMar>
              <w:top w:w="50" w:type="dxa"/>
              <w:left w:w="80" w:type="dxa"/>
              <w:bottom w:w="50" w:type="dxa"/>
              <w:right w:w="80" w:type="dxa"/>
            </w:tcMar>
            <w:vAlign w:val="center"/>
          </w:tcPr>
          <w:p w:rsidR="00EE526E" w:rsidRDefault="00D67E16" w14:paraId="68CA670A" w14:textId="77777777">
            <w:r>
              <w:rPr>
                <w:sz w:val="17"/>
                <w:szCs w:val="17"/>
              </w:rPr>
              <w:t>Media</w:t>
            </w:r>
          </w:p>
        </w:tc>
        <w:tc>
          <w:tcPr>
            <w:tcW w:w="899" w:type="dxa"/>
            <w:tcMar>
              <w:top w:w="50" w:type="dxa"/>
              <w:left w:w="80" w:type="dxa"/>
              <w:bottom w:w="50" w:type="dxa"/>
              <w:right w:w="80" w:type="dxa"/>
            </w:tcMar>
            <w:vAlign w:val="center"/>
          </w:tcPr>
          <w:p w:rsidR="00EE526E" w:rsidRDefault="00D67E16" w14:paraId="37DFCBF7" w14:textId="77777777">
            <w:r>
              <w:rPr>
                <w:sz w:val="17"/>
                <w:szCs w:val="17"/>
              </w:rPr>
              <w:t>Alto</w:t>
            </w:r>
          </w:p>
        </w:tc>
        <w:tc>
          <w:tcPr>
            <w:tcW w:w="3596" w:type="dxa"/>
            <w:tcMar>
              <w:top w:w="50" w:type="dxa"/>
              <w:left w:w="80" w:type="dxa"/>
              <w:bottom w:w="50" w:type="dxa"/>
              <w:right w:w="80" w:type="dxa"/>
            </w:tcMar>
            <w:vAlign w:val="center"/>
          </w:tcPr>
          <w:p w:rsidR="00EE526E" w:rsidRDefault="00D67E16" w14:paraId="1FA09AB3" w14:textId="77777777">
            <w:r>
              <w:rPr>
                <w:sz w:val="17"/>
                <w:szCs w:val="17"/>
              </w:rPr>
              <w:t>Priorizar su cierre sobre nuevas pruebas de modelos.</w:t>
            </w:r>
          </w:p>
        </w:tc>
      </w:tr>
    </w:tbl>
    <w:p w:rsidR="00EE526E" w:rsidRDefault="00EE526E" w14:paraId="2494EE3E" w14:textId="77777777">
      <w:pPr>
        <w:spacing w:after="60"/>
        <w:jc w:val="both"/>
      </w:pPr>
    </w:p>
    <w:p w:rsidR="00874741" w:rsidP="00874741" w:rsidRDefault="00874741" w14:paraId="00848563" w14:textId="77777777">
      <w:pPr>
        <w:pStyle w:val="Heading2"/>
        <w:keepNext/>
        <w:numPr>
          <w:ilvl w:val="1"/>
          <w:numId w:val="4"/>
        </w:numPr>
        <w:spacing w:before="300"/>
      </w:pPr>
      <w:bookmarkStart w:name="_Toc240440254" w:id="92"/>
      <w:bookmarkStart w:name="_Toc241072129" w:id="93"/>
      <w:bookmarkStart w:name="_Toc241072495" w:id="94"/>
      <w:bookmarkStart w:name="_Toc241232108" w:id="95"/>
      <w:r>
        <w:t>Diseño definitivo</w:t>
      </w:r>
      <w:bookmarkEnd w:id="92"/>
      <w:bookmarkEnd w:id="93"/>
      <w:bookmarkEnd w:id="94"/>
      <w:bookmarkEnd w:id="95"/>
    </w:p>
    <w:p w:rsidR="00EE526E" w:rsidRDefault="00D67E16" w14:paraId="76FDD7AA" w14:textId="77777777">
      <w:pPr>
        <w:spacing w:after="100"/>
        <w:jc w:val="both"/>
      </w:pPr>
      <w:r>
        <w:rPr>
          <w:b/>
        </w:rPr>
        <w:t>Metodología de diseño.</w:t>
      </w:r>
      <w:r>
        <w:t xml:space="preserve"> Cada elemento del sistema (variable, modelo, combinador, calibración y regla de decisión) se definió con el mismo procedimiento: (1) se formula frente a una alternativa o línea base; (2) se evalúa fuera de muestra, con entrenamiento en 2019-2025, ajuste d</w:t>
      </w:r>
      <w:r>
        <w:t>e hiperparámetros contra 2025 y prueba en 2026; (3) se adopta solo si mejora con significancia en la prueba de Diebold-Mariano (p &lt; 0,05) y, cuando hay aleatoriedad, en las 10 particiones evaluadas; y (4) se documenta en la bitácora del repositorio, inclui</w:t>
      </w:r>
      <w:r>
        <w:t>dos los intentos fallidos. La Figura 2 muestra el resultado de ese proceso y las Tablas 11 a 13 documentan cada definición.</w:t>
      </w:r>
    </w:p>
    <w:p w:rsidR="00EE526E" w:rsidRDefault="00D67E16" w14:paraId="03479783" w14:textId="77777777">
      <w:pPr>
        <w:keepNext/>
        <w:spacing w:before="120"/>
        <w:jc w:val="center"/>
      </w:pPr>
      <w:r>
        <w:rPr>
          <w:noProof/>
        </w:rPr>
        <w:drawing>
          <wp:inline distT="0" distB="0" distL="0" distR="0" wp14:anchorId="2E88BF57" wp14:editId="4F212F71">
            <wp:extent cx="3780000" cy="28017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diagrama_bloques.png"/>
                    <pic:cNvPicPr/>
                  </pic:nvPicPr>
                  <pic:blipFill>
                    <a:blip r:embed="rId8"/>
                    <a:stretch>
                      <a:fillRect/>
                    </a:stretch>
                  </pic:blipFill>
                  <pic:spPr>
                    <a:xfrm>
                      <a:off x="0" y="0"/>
                      <a:ext cx="3780000" cy="2801707"/>
                    </a:xfrm>
                    <a:prstGeom prst="rect">
                      <a:avLst/>
                    </a:prstGeom>
                  </pic:spPr>
                </pic:pic>
              </a:graphicData>
            </a:graphic>
          </wp:inline>
        </w:drawing>
      </w:r>
    </w:p>
    <w:p w:rsidR="00EE526E" w:rsidRDefault="00D67E16" w14:paraId="6C8C3A41" w14:textId="77777777">
      <w:pPr>
        <w:spacing w:after="160"/>
        <w:jc w:val="center"/>
      </w:pPr>
      <w:r>
        <w:rPr>
          <w:b/>
          <w:sz w:val="20"/>
          <w:szCs w:val="20"/>
        </w:rPr>
        <w:t>Figura 2.</w:t>
      </w:r>
      <w:r>
        <w:rPr>
          <w:sz w:val="20"/>
          <w:szCs w:val="20"/>
        </w:rPr>
        <w:t xml:space="preserve"> Diagrama de bloques de la plataforma y su relación con los objetivos específicos. Fuente: elaboración propia.</w:t>
      </w:r>
    </w:p>
    <w:p w:rsidR="00EE526E" w:rsidRDefault="00D67E16" w14:paraId="5AA3BC43" w14:textId="77777777">
      <w:pPr>
        <w:spacing w:after="100"/>
        <w:jc w:val="both"/>
      </w:pPr>
      <w:r>
        <w:rPr>
          <w:b/>
        </w:rPr>
        <w:t>Definición</w:t>
      </w:r>
      <w:r>
        <w:rPr>
          <w:b/>
        </w:rPr>
        <w:t xml:space="preserve"> de variables.</w:t>
      </w:r>
      <w:r>
        <w:t xml:space="preserve"> Todas las variables se construyen desplazando primero la serie al menos 24 h, de modo que en el instante de corte solo se usa información ya publicada. Cada familia se justificó con un resultado de la caracterización de OE1 (Tabla 11).</w:t>
      </w:r>
    </w:p>
    <w:p w:rsidR="00EE526E" w:rsidRDefault="00D67E16" w14:paraId="567A2F6E" w14:textId="77777777">
      <w:pPr>
        <w:keepNext/>
        <w:spacing w:before="120" w:after="60"/>
        <w:jc w:val="center"/>
      </w:pPr>
      <w:r>
        <w:rPr>
          <w:b/>
          <w:sz w:val="20"/>
          <w:szCs w:val="20"/>
        </w:rPr>
        <w:t>Tabla 11.</w:t>
      </w:r>
      <w:r>
        <w:rPr>
          <w:sz w:val="20"/>
          <w:szCs w:val="20"/>
        </w:rPr>
        <w:t xml:space="preserve"> Las 40 variables predictoras, agrupadas por familia (y = precio de bolsa; t = hora objetivo).</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799"/>
        <w:gridCol w:w="4435"/>
        <w:gridCol w:w="3116"/>
      </w:tblGrid>
      <w:tr w:rsidR="00EE526E" w14:paraId="0DEFBCB7" w14:textId="77777777">
        <w:trPr>
          <w:tblHeader/>
          <w:jc w:val="center"/>
        </w:trPr>
        <w:tc>
          <w:tcPr>
            <w:tcW w:w="1798" w:type="dxa"/>
            <w:shd w:val="clear" w:color="auto" w:fill="2E2E2E"/>
            <w:tcMar>
              <w:top w:w="50" w:type="dxa"/>
              <w:left w:w="80" w:type="dxa"/>
              <w:bottom w:w="50" w:type="dxa"/>
              <w:right w:w="80" w:type="dxa"/>
            </w:tcMar>
            <w:vAlign w:val="center"/>
          </w:tcPr>
          <w:p w:rsidR="00EE526E" w:rsidRDefault="00D67E16" w14:paraId="287A67AE" w14:textId="77777777">
            <w:pPr>
              <w:jc w:val="center"/>
            </w:pPr>
            <w:r>
              <w:rPr>
                <w:b/>
                <w:color w:val="FFFFFF"/>
                <w:sz w:val="17"/>
                <w:szCs w:val="17"/>
              </w:rPr>
              <w:t>Familia (n.º)</w:t>
            </w:r>
          </w:p>
        </w:tc>
        <w:tc>
          <w:tcPr>
            <w:tcW w:w="4435" w:type="dxa"/>
            <w:shd w:val="clear" w:color="auto" w:fill="2E2E2E"/>
            <w:tcMar>
              <w:top w:w="50" w:type="dxa"/>
              <w:left w:w="80" w:type="dxa"/>
              <w:bottom w:w="50" w:type="dxa"/>
              <w:right w:w="80" w:type="dxa"/>
            </w:tcMar>
            <w:vAlign w:val="center"/>
          </w:tcPr>
          <w:p w:rsidR="00EE526E" w:rsidRDefault="00D67E16" w14:paraId="7AE83415" w14:textId="77777777">
            <w:pPr>
              <w:jc w:val="center"/>
            </w:pPr>
            <w:r>
              <w:rPr>
                <w:b/>
                <w:color w:val="FFFFFF"/>
                <w:sz w:val="17"/>
                <w:szCs w:val="17"/>
              </w:rPr>
              <w:t>Definición</w:t>
            </w:r>
          </w:p>
        </w:tc>
        <w:tc>
          <w:tcPr>
            <w:tcW w:w="3116" w:type="dxa"/>
            <w:shd w:val="clear" w:color="auto" w:fill="2E2E2E"/>
            <w:tcMar>
              <w:top w:w="50" w:type="dxa"/>
              <w:left w:w="80" w:type="dxa"/>
              <w:bottom w:w="50" w:type="dxa"/>
              <w:right w:w="80" w:type="dxa"/>
            </w:tcMar>
            <w:vAlign w:val="center"/>
          </w:tcPr>
          <w:p w:rsidR="00EE526E" w:rsidRDefault="00D67E16" w14:paraId="3922FA79" w14:textId="77777777">
            <w:pPr>
              <w:jc w:val="center"/>
            </w:pPr>
            <w:r>
              <w:rPr>
                <w:b/>
                <w:color w:val="FFFFFF"/>
                <w:sz w:val="17"/>
                <w:szCs w:val="17"/>
              </w:rPr>
              <w:t>Justificación (OE1)</w:t>
            </w:r>
          </w:p>
        </w:tc>
      </w:tr>
      <w:tr w:rsidR="00EE526E" w14:paraId="5528961D" w14:textId="77777777">
        <w:trPr>
          <w:cantSplit/>
          <w:jc w:val="center"/>
        </w:trPr>
        <w:tc>
          <w:tcPr>
            <w:tcW w:w="1798" w:type="dxa"/>
            <w:tcMar>
              <w:top w:w="50" w:type="dxa"/>
              <w:left w:w="80" w:type="dxa"/>
              <w:bottom w:w="50" w:type="dxa"/>
              <w:right w:w="80" w:type="dxa"/>
            </w:tcMar>
            <w:vAlign w:val="center"/>
          </w:tcPr>
          <w:p w:rsidR="00EE526E" w:rsidRDefault="00D67E16" w14:paraId="41277A45" w14:textId="77777777">
            <w:r>
              <w:rPr>
                <w:b/>
                <w:sz w:val="17"/>
                <w:szCs w:val="17"/>
              </w:rPr>
              <w:t>Precio rezagado (2)</w:t>
            </w:r>
          </w:p>
        </w:tc>
        <w:tc>
          <w:tcPr>
            <w:tcW w:w="4435" w:type="dxa"/>
            <w:tcMar>
              <w:top w:w="50" w:type="dxa"/>
              <w:left w:w="80" w:type="dxa"/>
              <w:bottom w:w="50" w:type="dxa"/>
              <w:right w:w="80" w:type="dxa"/>
            </w:tcMar>
            <w:vAlign w:val="center"/>
          </w:tcPr>
          <w:p w:rsidR="00EE526E" w:rsidRDefault="00D67E16" w14:paraId="228A6EFA" w14:textId="77777777">
            <w:r>
              <w:rPr>
                <w:sz w:val="17"/>
                <w:szCs w:val="17"/>
              </w:rPr>
              <w:t>y</w:t>
            </w:r>
            <w:r>
              <w:rPr>
                <w:sz w:val="17"/>
                <w:szCs w:val="17"/>
                <w:vertAlign w:val="subscript"/>
              </w:rPr>
              <w:t>t−24</w:t>
            </w:r>
            <w:r>
              <w:rPr>
                <w:sz w:val="17"/>
                <w:szCs w:val="17"/>
              </w:rPr>
              <w:t>, y</w:t>
            </w:r>
            <w:r>
              <w:rPr>
                <w:sz w:val="17"/>
                <w:szCs w:val="17"/>
                <w:vertAlign w:val="subscript"/>
              </w:rPr>
              <w:t>t−168</w:t>
            </w:r>
          </w:p>
        </w:tc>
        <w:tc>
          <w:tcPr>
            <w:tcW w:w="3116" w:type="dxa"/>
            <w:tcMar>
              <w:top w:w="50" w:type="dxa"/>
              <w:left w:w="80" w:type="dxa"/>
              <w:bottom w:w="50" w:type="dxa"/>
              <w:right w:w="80" w:type="dxa"/>
            </w:tcMar>
            <w:vAlign w:val="center"/>
          </w:tcPr>
          <w:p w:rsidR="00EE526E" w:rsidRDefault="00D67E16" w14:paraId="33D0325B" w14:textId="77777777">
            <w:r>
              <w:rPr>
                <w:sz w:val="17"/>
                <w:szCs w:val="17"/>
              </w:rPr>
              <w:t>Picos de 24 h y 168 h del periodograma</w:t>
            </w:r>
          </w:p>
        </w:tc>
      </w:tr>
      <w:tr w:rsidR="00EE526E" w14:paraId="14AEA7D2" w14:textId="77777777">
        <w:trPr>
          <w:cantSplit/>
          <w:jc w:val="center"/>
        </w:trPr>
        <w:tc>
          <w:tcPr>
            <w:tcW w:w="1798" w:type="dxa"/>
            <w:tcMar>
              <w:top w:w="50" w:type="dxa"/>
              <w:left w:w="80" w:type="dxa"/>
              <w:bottom w:w="50" w:type="dxa"/>
              <w:right w:w="80" w:type="dxa"/>
            </w:tcMar>
            <w:vAlign w:val="center"/>
          </w:tcPr>
          <w:p w:rsidR="00EE526E" w:rsidRDefault="00D67E16" w14:paraId="1113B433" w14:textId="77777777">
            <w:r>
              <w:rPr>
                <w:b/>
                <w:sz w:val="17"/>
                <w:szCs w:val="17"/>
              </w:rPr>
              <w:t>Medias móviles (3)</w:t>
            </w:r>
          </w:p>
        </w:tc>
        <w:tc>
          <w:tcPr>
            <w:tcW w:w="4435" w:type="dxa"/>
            <w:tcMar>
              <w:top w:w="50" w:type="dxa"/>
              <w:left w:w="80" w:type="dxa"/>
              <w:bottom w:w="50" w:type="dxa"/>
              <w:right w:w="80" w:type="dxa"/>
            </w:tcMar>
            <w:vAlign w:val="center"/>
          </w:tcPr>
          <w:p w:rsidR="00EE526E" w:rsidRDefault="00D67E16" w14:paraId="3BF4BDF4" w14:textId="77777777">
            <w:r>
              <w:rPr>
                <w:sz w:val="17"/>
                <w:szCs w:val="17"/>
              </w:rPr>
              <w:t>Media de y</w:t>
            </w:r>
            <w:r>
              <w:rPr>
                <w:sz w:val="17"/>
                <w:szCs w:val="17"/>
                <w:vertAlign w:val="subscript"/>
              </w:rPr>
              <w:t>t−24</w:t>
            </w:r>
            <w:r>
              <w:rPr>
                <w:sz w:val="17"/>
                <w:szCs w:val="17"/>
              </w:rPr>
              <w:t xml:space="preserve"> en ventanas de 24 h, 7 días y 30 días</w:t>
            </w:r>
          </w:p>
        </w:tc>
        <w:tc>
          <w:tcPr>
            <w:tcW w:w="3116" w:type="dxa"/>
            <w:tcMar>
              <w:top w:w="50" w:type="dxa"/>
              <w:left w:w="80" w:type="dxa"/>
              <w:bottom w:w="50" w:type="dxa"/>
              <w:right w:w="80" w:type="dxa"/>
            </w:tcMar>
            <w:vAlign w:val="center"/>
          </w:tcPr>
          <w:p w:rsidR="00EE526E" w:rsidRDefault="00D67E16" w14:paraId="372800AC" w14:textId="77777777">
            <w:r>
              <w:rPr>
                <w:sz w:val="17"/>
                <w:szCs w:val="17"/>
              </w:rPr>
              <w:t>Nivel y tendencia recientes</w:t>
            </w:r>
          </w:p>
        </w:tc>
      </w:tr>
      <w:tr w:rsidR="00EE526E" w14:paraId="581AB85C" w14:textId="77777777">
        <w:trPr>
          <w:cantSplit/>
          <w:jc w:val="center"/>
        </w:trPr>
        <w:tc>
          <w:tcPr>
            <w:tcW w:w="1798" w:type="dxa"/>
            <w:tcMar>
              <w:top w:w="50" w:type="dxa"/>
              <w:left w:w="80" w:type="dxa"/>
              <w:bottom w:w="50" w:type="dxa"/>
              <w:right w:w="80" w:type="dxa"/>
            </w:tcMar>
            <w:vAlign w:val="center"/>
          </w:tcPr>
          <w:p w:rsidR="00EE526E" w:rsidRDefault="00D67E16" w14:paraId="0B68D4E5" w14:textId="77777777">
            <w:r>
              <w:rPr>
                <w:b/>
                <w:sz w:val="17"/>
                <w:szCs w:val="17"/>
              </w:rPr>
              <w:t>Volatilidad (4)</w:t>
            </w:r>
          </w:p>
        </w:tc>
        <w:tc>
          <w:tcPr>
            <w:tcW w:w="4435" w:type="dxa"/>
            <w:tcMar>
              <w:top w:w="50" w:type="dxa"/>
              <w:left w:w="80" w:type="dxa"/>
              <w:bottom w:w="50" w:type="dxa"/>
              <w:right w:w="80" w:type="dxa"/>
            </w:tcMar>
            <w:vAlign w:val="center"/>
          </w:tcPr>
          <w:p w:rsidR="00EE526E" w:rsidRDefault="00D67E16" w14:paraId="4FBC121C" w14:textId="77777777">
            <w:r>
              <w:rPr>
                <w:sz w:val="17"/>
                <w:szCs w:val="17"/>
              </w:rPr>
              <w:t>Desviación estándar en 24 h y 7 días, rango de 24 h y razón entre ambas desviaciones</w:t>
            </w:r>
          </w:p>
        </w:tc>
        <w:tc>
          <w:tcPr>
            <w:tcW w:w="3116" w:type="dxa"/>
            <w:tcMar>
              <w:top w:w="50" w:type="dxa"/>
              <w:left w:w="80" w:type="dxa"/>
              <w:bottom w:w="50" w:type="dxa"/>
              <w:right w:w="80" w:type="dxa"/>
            </w:tcMar>
            <w:vAlign w:val="center"/>
          </w:tcPr>
          <w:p w:rsidR="00EE526E" w:rsidRDefault="00D67E16" w14:paraId="7D0F897F" w14:textId="77777777">
            <w:r>
              <w:rPr>
                <w:sz w:val="17"/>
                <w:szCs w:val="17"/>
              </w:rPr>
              <w:t>Heterocedasticidad del precio (colas pesadas)</w:t>
            </w:r>
          </w:p>
        </w:tc>
      </w:tr>
      <w:tr w:rsidR="00EE526E" w14:paraId="1894B49D" w14:textId="77777777">
        <w:trPr>
          <w:cantSplit/>
          <w:jc w:val="center"/>
        </w:trPr>
        <w:tc>
          <w:tcPr>
            <w:tcW w:w="1798" w:type="dxa"/>
            <w:tcMar>
              <w:top w:w="50" w:type="dxa"/>
              <w:left w:w="80" w:type="dxa"/>
              <w:bottom w:w="50" w:type="dxa"/>
              <w:right w:w="80" w:type="dxa"/>
            </w:tcMar>
            <w:vAlign w:val="center"/>
          </w:tcPr>
          <w:p w:rsidR="00EE526E" w:rsidRDefault="00D67E16" w14:paraId="141F7891" w14:textId="77777777">
            <w:r>
              <w:rPr>
                <w:b/>
                <w:sz w:val="17"/>
                <w:szCs w:val="17"/>
              </w:rPr>
              <w:t>Calenda</w:t>
            </w:r>
            <w:r>
              <w:rPr>
                <w:b/>
                <w:sz w:val="17"/>
                <w:szCs w:val="17"/>
              </w:rPr>
              <w:t>rio (6)</w:t>
            </w:r>
          </w:p>
        </w:tc>
        <w:tc>
          <w:tcPr>
            <w:tcW w:w="4435" w:type="dxa"/>
            <w:tcMar>
              <w:top w:w="50" w:type="dxa"/>
              <w:left w:w="80" w:type="dxa"/>
              <w:bottom w:w="50" w:type="dxa"/>
              <w:right w:w="80" w:type="dxa"/>
            </w:tcMar>
            <w:vAlign w:val="center"/>
          </w:tcPr>
          <w:p w:rsidR="00EE526E" w:rsidRDefault="00D67E16" w14:paraId="16610FAC" w14:textId="77777777">
            <w:r>
              <w:rPr>
                <w:sz w:val="17"/>
                <w:szCs w:val="17"/>
              </w:rPr>
              <w:t>sen/cos(2πh/24), sen/cos(2πd/7), sen/cos(2πd</w:t>
            </w:r>
            <w:r>
              <w:rPr>
                <w:sz w:val="17"/>
                <w:szCs w:val="17"/>
                <w:vertAlign w:val="subscript"/>
              </w:rPr>
              <w:t>a</w:t>
            </w:r>
            <w:r>
              <w:rPr>
                <w:sz w:val="17"/>
                <w:szCs w:val="17"/>
              </w:rPr>
              <w:t>/365,25)</w:t>
            </w:r>
          </w:p>
        </w:tc>
        <w:tc>
          <w:tcPr>
            <w:tcW w:w="3116" w:type="dxa"/>
            <w:tcMar>
              <w:top w:w="50" w:type="dxa"/>
              <w:left w:w="80" w:type="dxa"/>
              <w:bottom w:w="50" w:type="dxa"/>
              <w:right w:w="80" w:type="dxa"/>
            </w:tcMar>
            <w:vAlign w:val="center"/>
          </w:tcPr>
          <w:p w:rsidR="00EE526E" w:rsidRDefault="00D67E16" w14:paraId="24A2E76B" w14:textId="77777777">
            <w:r>
              <w:rPr>
                <w:sz w:val="17"/>
                <w:szCs w:val="17"/>
              </w:rPr>
              <w:t>Armónicos de 24 h, 168 h y anual; continuidad del ciclo (23 h → 0 h)</w:t>
            </w:r>
          </w:p>
        </w:tc>
      </w:tr>
      <w:tr w:rsidR="00EE526E" w14:paraId="05DAA5AD" w14:textId="77777777">
        <w:trPr>
          <w:cantSplit/>
          <w:jc w:val="center"/>
        </w:trPr>
        <w:tc>
          <w:tcPr>
            <w:tcW w:w="1798" w:type="dxa"/>
            <w:tcMar>
              <w:top w:w="50" w:type="dxa"/>
              <w:left w:w="80" w:type="dxa"/>
              <w:bottom w:w="50" w:type="dxa"/>
              <w:right w:w="80" w:type="dxa"/>
            </w:tcMar>
            <w:vAlign w:val="center"/>
          </w:tcPr>
          <w:p w:rsidR="00EE526E" w:rsidRDefault="00D67E16" w14:paraId="1BE19C1E" w14:textId="77777777">
            <w:r>
              <w:rPr>
                <w:b/>
                <w:sz w:val="17"/>
                <w:szCs w:val="17"/>
              </w:rPr>
              <w:t>Hidrología (12)</w:t>
            </w:r>
          </w:p>
        </w:tc>
        <w:tc>
          <w:tcPr>
            <w:tcW w:w="4435" w:type="dxa"/>
            <w:tcMar>
              <w:top w:w="50" w:type="dxa"/>
              <w:left w:w="80" w:type="dxa"/>
              <w:bottom w:w="50" w:type="dxa"/>
              <w:right w:w="80" w:type="dxa"/>
            </w:tcMar>
            <w:vAlign w:val="center"/>
          </w:tcPr>
          <w:p w:rsidR="00EE526E" w:rsidRDefault="00D67E16" w14:paraId="392EDD67" w14:textId="77777777">
            <w:r>
              <w:rPr>
                <w:sz w:val="17"/>
                <w:szCs w:val="17"/>
              </w:rPr>
              <w:t>Embalses y aportes rezagados 24 h, sus cambios a 1 y 7 días, medias de 7 y 30 días y razón frente a la media</w:t>
            </w:r>
            <w:r>
              <w:rPr>
                <w:sz w:val="17"/>
                <w:szCs w:val="17"/>
              </w:rPr>
              <w:t xml:space="preserve"> de 30 días</w:t>
            </w:r>
          </w:p>
        </w:tc>
        <w:tc>
          <w:tcPr>
            <w:tcW w:w="3116" w:type="dxa"/>
            <w:tcMar>
              <w:top w:w="50" w:type="dxa"/>
              <w:left w:w="80" w:type="dxa"/>
              <w:bottom w:w="50" w:type="dxa"/>
              <w:right w:w="80" w:type="dxa"/>
            </w:tcMar>
            <w:vAlign w:val="center"/>
          </w:tcPr>
          <w:p w:rsidR="00EE526E" w:rsidRDefault="00D67E16" w14:paraId="55F07C3A" w14:textId="77777777">
            <w:r>
              <w:rPr>
                <w:sz w:val="17"/>
                <w:szCs w:val="17"/>
              </w:rPr>
              <w:t>Correlación negativa con el precio; los aportes pesan más a 7 días (−0,309)</w:t>
            </w:r>
          </w:p>
        </w:tc>
      </w:tr>
      <w:tr w:rsidR="00EE526E" w14:paraId="1DE6FD9D" w14:textId="77777777">
        <w:trPr>
          <w:cantSplit/>
          <w:jc w:val="center"/>
        </w:trPr>
        <w:tc>
          <w:tcPr>
            <w:tcW w:w="1798" w:type="dxa"/>
            <w:tcMar>
              <w:top w:w="50" w:type="dxa"/>
              <w:left w:w="80" w:type="dxa"/>
              <w:bottom w:w="50" w:type="dxa"/>
              <w:right w:w="80" w:type="dxa"/>
            </w:tcMar>
            <w:vAlign w:val="center"/>
          </w:tcPr>
          <w:p w:rsidR="00EE526E" w:rsidRDefault="00D67E16" w14:paraId="301280D7" w14:textId="77777777">
            <w:r>
              <w:rPr>
                <w:b/>
                <w:sz w:val="17"/>
                <w:szCs w:val="17"/>
              </w:rPr>
              <w:t>Demanda (4)</w:t>
            </w:r>
          </w:p>
        </w:tc>
        <w:tc>
          <w:tcPr>
            <w:tcW w:w="4435" w:type="dxa"/>
            <w:tcMar>
              <w:top w:w="50" w:type="dxa"/>
              <w:left w:w="80" w:type="dxa"/>
              <w:bottom w:w="50" w:type="dxa"/>
              <w:right w:w="80" w:type="dxa"/>
            </w:tcMar>
            <w:vAlign w:val="center"/>
          </w:tcPr>
          <w:p w:rsidR="00EE526E" w:rsidRDefault="00D67E16" w14:paraId="50E58B46" w14:textId="77777777">
            <w:r>
              <w:rPr>
                <w:sz w:val="17"/>
                <w:szCs w:val="17"/>
              </w:rPr>
              <w:t>Demanda rezagada 24, 48 y 72 h y su media de 24 h</w:t>
            </w:r>
          </w:p>
        </w:tc>
        <w:tc>
          <w:tcPr>
            <w:tcW w:w="3116" w:type="dxa"/>
            <w:tcMar>
              <w:top w:w="50" w:type="dxa"/>
              <w:left w:w="80" w:type="dxa"/>
              <w:bottom w:w="50" w:type="dxa"/>
              <w:right w:w="80" w:type="dxa"/>
            </w:tcMar>
            <w:vAlign w:val="center"/>
          </w:tcPr>
          <w:p w:rsidR="00EE526E" w:rsidRDefault="00D67E16" w14:paraId="111CEE19" w14:textId="77777777">
            <w:r>
              <w:rPr>
                <w:sz w:val="17"/>
                <w:szCs w:val="17"/>
              </w:rPr>
              <w:t>Correlación +0,325; la contemporánea se excluye</w:t>
            </w:r>
          </w:p>
        </w:tc>
      </w:tr>
      <w:tr w:rsidR="00EE526E" w14:paraId="79561B21" w14:textId="77777777">
        <w:trPr>
          <w:cantSplit/>
          <w:jc w:val="center"/>
        </w:trPr>
        <w:tc>
          <w:tcPr>
            <w:tcW w:w="1798" w:type="dxa"/>
            <w:tcMar>
              <w:top w:w="50" w:type="dxa"/>
              <w:left w:w="80" w:type="dxa"/>
              <w:bottom w:w="50" w:type="dxa"/>
              <w:right w:w="80" w:type="dxa"/>
            </w:tcMar>
            <w:vAlign w:val="center"/>
          </w:tcPr>
          <w:p w:rsidR="00EE526E" w:rsidRDefault="00D67E16" w14:paraId="419C4348" w14:textId="77777777">
            <w:r>
              <w:rPr>
                <w:b/>
                <w:sz w:val="17"/>
                <w:szCs w:val="17"/>
              </w:rPr>
              <w:t>Clima y eventos (2)</w:t>
            </w:r>
          </w:p>
        </w:tc>
        <w:tc>
          <w:tcPr>
            <w:tcW w:w="4435" w:type="dxa"/>
            <w:tcMar>
              <w:top w:w="50" w:type="dxa"/>
              <w:left w:w="80" w:type="dxa"/>
              <w:bottom w:w="50" w:type="dxa"/>
              <w:right w:w="80" w:type="dxa"/>
            </w:tcMar>
            <w:vAlign w:val="center"/>
          </w:tcPr>
          <w:p w:rsidR="00EE526E" w:rsidRDefault="00D67E16" w14:paraId="22CDF36E" w14:textId="77777777">
            <w:r>
              <w:rPr>
                <w:sz w:val="17"/>
                <w:szCs w:val="17"/>
              </w:rPr>
              <w:t>ONI con rampa causal; indicador de pandemia (25-mar a 31-ago-2020)</w:t>
            </w:r>
          </w:p>
        </w:tc>
        <w:tc>
          <w:tcPr>
            <w:tcW w:w="3116" w:type="dxa"/>
            <w:tcMar>
              <w:top w:w="50" w:type="dxa"/>
              <w:left w:w="80" w:type="dxa"/>
              <w:bottom w:w="50" w:type="dxa"/>
              <w:right w:w="80" w:type="dxa"/>
            </w:tcMar>
            <w:vAlign w:val="center"/>
          </w:tcPr>
          <w:p w:rsidR="00EE526E" w:rsidRDefault="00D67E16" w14:paraId="5200875F" w14:textId="77777777">
            <w:r>
              <w:rPr>
                <w:sz w:val="17"/>
                <w:szCs w:val="17"/>
              </w:rPr>
              <w:t>Correlación del ONI +0,387</w:t>
            </w:r>
          </w:p>
        </w:tc>
      </w:tr>
      <w:tr w:rsidR="00EE526E" w14:paraId="6774354F" w14:textId="77777777">
        <w:trPr>
          <w:cantSplit/>
          <w:jc w:val="center"/>
        </w:trPr>
        <w:tc>
          <w:tcPr>
            <w:tcW w:w="1798" w:type="dxa"/>
            <w:tcMar>
              <w:top w:w="50" w:type="dxa"/>
              <w:left w:w="80" w:type="dxa"/>
              <w:bottom w:w="50" w:type="dxa"/>
              <w:right w:w="80" w:type="dxa"/>
            </w:tcMar>
            <w:vAlign w:val="center"/>
          </w:tcPr>
          <w:p w:rsidR="00EE526E" w:rsidRDefault="00D67E16" w14:paraId="775BB619" w14:textId="77777777">
            <w:r>
              <w:rPr>
                <w:b/>
                <w:sz w:val="17"/>
                <w:szCs w:val="17"/>
              </w:rPr>
              <w:t>Festivos (7)</w:t>
            </w:r>
          </w:p>
        </w:tc>
        <w:tc>
          <w:tcPr>
            <w:tcW w:w="4435" w:type="dxa"/>
            <w:tcMar>
              <w:top w:w="50" w:type="dxa"/>
              <w:left w:w="80" w:type="dxa"/>
              <w:bottom w:w="50" w:type="dxa"/>
              <w:right w:w="80" w:type="dxa"/>
            </w:tcMar>
            <w:vAlign w:val="center"/>
          </w:tcPr>
          <w:p w:rsidR="00EE526E" w:rsidRDefault="00D67E16" w14:paraId="1465D9B1" w14:textId="77777777">
            <w:r>
              <w:rPr>
                <w:sz w:val="17"/>
                <w:szCs w:val="17"/>
              </w:rPr>
              <w:t>Día festivo, festivo hace 1, 2, 3 y 7 días, y desajuste de tipo de día frente a t−24 h y t−168 h</w:t>
            </w:r>
          </w:p>
        </w:tc>
        <w:tc>
          <w:tcPr>
            <w:tcW w:w="3116" w:type="dxa"/>
            <w:tcMar>
              <w:top w:w="50" w:type="dxa"/>
              <w:left w:w="80" w:type="dxa"/>
              <w:bottom w:w="50" w:type="dxa"/>
              <w:right w:w="80" w:type="dxa"/>
            </w:tcMar>
            <w:vAlign w:val="center"/>
          </w:tcPr>
          <w:p w:rsidR="00EE526E" w:rsidRDefault="00D67E16" w14:paraId="225D117A" w14:textId="77777777">
            <w:r>
              <w:rPr>
                <w:sz w:val="17"/>
                <w:szCs w:val="17"/>
              </w:rPr>
              <w:t xml:space="preserve">Reducen el error de N-BEATSx en festivos de 74,1 a </w:t>
            </w:r>
            <w:r>
              <w:rPr>
                <w:sz w:val="17"/>
                <w:szCs w:val="17"/>
              </w:rPr>
              <w:t>62,6 COP/kWh (p = 0,0064)</w:t>
            </w:r>
          </w:p>
        </w:tc>
      </w:tr>
    </w:tbl>
    <w:p w:rsidR="00EE526E" w:rsidRDefault="00EE526E" w14:paraId="702DF62E" w14:textId="77777777">
      <w:pPr>
        <w:spacing w:after="60"/>
        <w:jc w:val="both"/>
      </w:pPr>
    </w:p>
    <w:p w:rsidR="00EE526E" w:rsidRDefault="00D67E16" w14:paraId="2E4A44CA" w14:textId="77777777">
      <w:pPr>
        <w:spacing w:after="100"/>
        <w:jc w:val="both"/>
      </w:pPr>
      <w:r>
        <w:rPr>
          <w:b/>
        </w:rPr>
        <w:t>Definición de modelos.</w:t>
      </w:r>
      <w:r>
        <w:t xml:space="preserve"> Los seis votantes se eligieron de la literatura del área y por pertenecer a familias distintas, para que sus errores no estén correlacionados. La Tabla 12 resume su fundamento, configuración y forma de ajuste.</w:t>
      </w:r>
    </w:p>
    <w:p w:rsidR="00EE526E" w:rsidRDefault="00D67E16" w14:paraId="723DB972" w14:textId="77777777">
      <w:pPr>
        <w:keepNext/>
        <w:spacing w:before="120" w:after="60"/>
        <w:jc w:val="center"/>
      </w:pPr>
      <w:r>
        <w:rPr>
          <w:b/>
          <w:sz w:val="20"/>
          <w:szCs w:val="20"/>
        </w:rPr>
        <w:t>Tabla 12.</w:t>
      </w:r>
      <w:r>
        <w:rPr>
          <w:sz w:val="20"/>
          <w:szCs w:val="20"/>
        </w:rPr>
        <w:t xml:space="preserve"> Modelos del ensamble: fundamento, c</w:t>
      </w:r>
      <w:r>
        <w:rPr>
          <w:sz w:val="20"/>
          <w:szCs w:val="20"/>
        </w:rPr>
        <w:t>onfiguración y ajuste.</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318"/>
        <w:gridCol w:w="1977"/>
        <w:gridCol w:w="3357"/>
        <w:gridCol w:w="2698"/>
      </w:tblGrid>
      <w:tr w:rsidR="00EE526E" w14:paraId="4EA3155D" w14:textId="77777777">
        <w:trPr>
          <w:tblHeader/>
          <w:jc w:val="center"/>
        </w:trPr>
        <w:tc>
          <w:tcPr>
            <w:tcW w:w="1318" w:type="dxa"/>
            <w:shd w:val="clear" w:color="auto" w:fill="2E2E2E"/>
            <w:tcMar>
              <w:top w:w="50" w:type="dxa"/>
              <w:left w:w="80" w:type="dxa"/>
              <w:bottom w:w="50" w:type="dxa"/>
              <w:right w:w="80" w:type="dxa"/>
            </w:tcMar>
            <w:vAlign w:val="center"/>
          </w:tcPr>
          <w:p w:rsidR="00EE526E" w:rsidRDefault="00D67E16" w14:paraId="45002FDE" w14:textId="77777777">
            <w:pPr>
              <w:jc w:val="center"/>
            </w:pPr>
            <w:r>
              <w:rPr>
                <w:b/>
                <w:color w:val="FFFFFF"/>
                <w:sz w:val="16"/>
                <w:szCs w:val="16"/>
              </w:rPr>
              <w:t>Modelo</w:t>
            </w:r>
          </w:p>
        </w:tc>
        <w:tc>
          <w:tcPr>
            <w:tcW w:w="1977" w:type="dxa"/>
            <w:shd w:val="clear" w:color="auto" w:fill="2E2E2E"/>
            <w:tcMar>
              <w:top w:w="50" w:type="dxa"/>
              <w:left w:w="80" w:type="dxa"/>
              <w:bottom w:w="50" w:type="dxa"/>
              <w:right w:w="80" w:type="dxa"/>
            </w:tcMar>
            <w:vAlign w:val="center"/>
          </w:tcPr>
          <w:p w:rsidR="00EE526E" w:rsidRDefault="00D67E16" w14:paraId="33392F64" w14:textId="77777777">
            <w:pPr>
              <w:jc w:val="center"/>
            </w:pPr>
            <w:r>
              <w:rPr>
                <w:b/>
                <w:color w:val="FFFFFF"/>
                <w:sz w:val="16"/>
                <w:szCs w:val="16"/>
              </w:rPr>
              <w:t>Fundamento</w:t>
            </w:r>
          </w:p>
        </w:tc>
        <w:tc>
          <w:tcPr>
            <w:tcW w:w="3356" w:type="dxa"/>
            <w:shd w:val="clear" w:color="auto" w:fill="2E2E2E"/>
            <w:tcMar>
              <w:top w:w="50" w:type="dxa"/>
              <w:left w:w="80" w:type="dxa"/>
              <w:bottom w:w="50" w:type="dxa"/>
              <w:right w:w="80" w:type="dxa"/>
            </w:tcMar>
            <w:vAlign w:val="center"/>
          </w:tcPr>
          <w:p w:rsidR="00EE526E" w:rsidRDefault="00D67E16" w14:paraId="33DBDDB4" w14:textId="77777777">
            <w:pPr>
              <w:jc w:val="center"/>
            </w:pPr>
            <w:r>
              <w:rPr>
                <w:b/>
                <w:color w:val="FFFFFF"/>
                <w:sz w:val="16"/>
                <w:szCs w:val="16"/>
              </w:rPr>
              <w:t>Configuración</w:t>
            </w:r>
          </w:p>
        </w:tc>
        <w:tc>
          <w:tcPr>
            <w:tcW w:w="2697" w:type="dxa"/>
            <w:shd w:val="clear" w:color="auto" w:fill="2E2E2E"/>
            <w:tcMar>
              <w:top w:w="50" w:type="dxa"/>
              <w:left w:w="80" w:type="dxa"/>
              <w:bottom w:w="50" w:type="dxa"/>
              <w:right w:w="80" w:type="dxa"/>
            </w:tcMar>
            <w:vAlign w:val="center"/>
          </w:tcPr>
          <w:p w:rsidR="00EE526E" w:rsidRDefault="00D67E16" w14:paraId="14D51C15" w14:textId="77777777">
            <w:pPr>
              <w:jc w:val="center"/>
            </w:pPr>
            <w:r>
              <w:rPr>
                <w:b/>
                <w:color w:val="FFFFFF"/>
                <w:sz w:val="16"/>
                <w:szCs w:val="16"/>
              </w:rPr>
              <w:t>Criterio de implementación</w:t>
            </w:r>
          </w:p>
        </w:tc>
      </w:tr>
      <w:tr w:rsidR="00EE526E" w14:paraId="141039B4" w14:textId="77777777">
        <w:trPr>
          <w:cantSplit/>
          <w:jc w:val="center"/>
        </w:trPr>
        <w:tc>
          <w:tcPr>
            <w:tcW w:w="1318" w:type="dxa"/>
            <w:tcMar>
              <w:top w:w="50" w:type="dxa"/>
              <w:left w:w="80" w:type="dxa"/>
              <w:bottom w:w="50" w:type="dxa"/>
              <w:right w:w="80" w:type="dxa"/>
            </w:tcMar>
            <w:vAlign w:val="center"/>
          </w:tcPr>
          <w:p w:rsidR="00EE526E" w:rsidRDefault="00D67E16" w14:paraId="6177726A" w14:textId="77777777">
            <w:r>
              <w:rPr>
                <w:sz w:val="16"/>
                <w:szCs w:val="16"/>
              </w:rPr>
              <w:t>Persistencia</w:t>
            </w:r>
          </w:p>
        </w:tc>
        <w:tc>
          <w:tcPr>
            <w:tcW w:w="1977" w:type="dxa"/>
            <w:tcMar>
              <w:top w:w="50" w:type="dxa"/>
              <w:left w:w="80" w:type="dxa"/>
              <w:bottom w:w="50" w:type="dxa"/>
              <w:right w:w="80" w:type="dxa"/>
            </w:tcMar>
            <w:vAlign w:val="center"/>
          </w:tcPr>
          <w:p w:rsidR="00EE526E" w:rsidRDefault="00D67E16" w14:paraId="3E6D4059" w14:textId="77777777">
            <w:r>
              <w:rPr>
                <w:sz w:val="16"/>
                <w:szCs w:val="16"/>
              </w:rPr>
              <w:t>Referencia ingenua [7]</w:t>
            </w:r>
          </w:p>
        </w:tc>
        <w:tc>
          <w:tcPr>
            <w:tcW w:w="3356" w:type="dxa"/>
            <w:tcMar>
              <w:top w:w="50" w:type="dxa"/>
              <w:left w:w="80" w:type="dxa"/>
              <w:bottom w:w="50" w:type="dxa"/>
              <w:right w:w="80" w:type="dxa"/>
            </w:tcMar>
            <w:vAlign w:val="center"/>
          </w:tcPr>
          <w:p w:rsidR="00EE526E" w:rsidRDefault="00D67E16" w14:paraId="004A6922" w14:textId="77777777">
            <w:r>
              <w:rPr>
                <w:sz w:val="16"/>
                <w:szCs w:val="16"/>
              </w:rPr>
              <w:t>ŷ</w:t>
            </w:r>
            <w:r>
              <w:rPr>
                <w:sz w:val="16"/>
                <w:szCs w:val="16"/>
                <w:vertAlign w:val="subscript"/>
              </w:rPr>
              <w:t>t</w:t>
            </w:r>
            <w:r>
              <w:rPr>
                <w:sz w:val="16"/>
                <w:szCs w:val="16"/>
              </w:rPr>
              <w:t xml:space="preserve"> = y</w:t>
            </w:r>
            <w:r>
              <w:rPr>
                <w:sz w:val="16"/>
                <w:szCs w:val="16"/>
                <w:vertAlign w:val="subscript"/>
              </w:rPr>
              <w:t>t−24</w:t>
            </w:r>
          </w:p>
        </w:tc>
        <w:tc>
          <w:tcPr>
            <w:tcW w:w="2697" w:type="dxa"/>
            <w:tcMar>
              <w:top w:w="50" w:type="dxa"/>
              <w:left w:w="80" w:type="dxa"/>
              <w:bottom w:w="50" w:type="dxa"/>
              <w:right w:w="80" w:type="dxa"/>
            </w:tcMar>
            <w:vAlign w:val="center"/>
          </w:tcPr>
          <w:p w:rsidR="00EE526E" w:rsidRDefault="00D67E16" w14:paraId="41AFE5D0" w14:textId="77777777">
            <w:r>
              <w:rPr>
                <w:sz w:val="16"/>
                <w:szCs w:val="16"/>
              </w:rPr>
              <w:t>Sin parámetros</w:t>
            </w:r>
          </w:p>
        </w:tc>
      </w:tr>
      <w:tr w:rsidR="00EE526E" w14:paraId="6388FD17" w14:textId="77777777">
        <w:trPr>
          <w:cantSplit/>
          <w:jc w:val="center"/>
        </w:trPr>
        <w:tc>
          <w:tcPr>
            <w:tcW w:w="1318" w:type="dxa"/>
            <w:tcMar>
              <w:top w:w="50" w:type="dxa"/>
              <w:left w:w="80" w:type="dxa"/>
              <w:bottom w:w="50" w:type="dxa"/>
              <w:right w:w="80" w:type="dxa"/>
            </w:tcMar>
            <w:vAlign w:val="center"/>
          </w:tcPr>
          <w:p w:rsidR="00EE526E" w:rsidRDefault="00D67E16" w14:paraId="4D8267C9" w14:textId="77777777">
            <w:r>
              <w:rPr>
                <w:sz w:val="16"/>
                <w:szCs w:val="16"/>
              </w:rPr>
              <w:t>XGBoost</w:t>
            </w:r>
          </w:p>
        </w:tc>
        <w:tc>
          <w:tcPr>
            <w:tcW w:w="1977" w:type="dxa"/>
            <w:tcMar>
              <w:top w:w="50" w:type="dxa"/>
              <w:left w:w="80" w:type="dxa"/>
              <w:bottom w:w="50" w:type="dxa"/>
              <w:right w:w="80" w:type="dxa"/>
            </w:tcMar>
            <w:vAlign w:val="center"/>
          </w:tcPr>
          <w:p w:rsidR="00EE526E" w:rsidRDefault="00D67E16" w14:paraId="1ED4691B" w14:textId="77777777">
            <w:r>
              <w:rPr>
                <w:sz w:val="16"/>
                <w:szCs w:val="16"/>
              </w:rPr>
              <w:t>Árboles con gradiente [26]</w:t>
            </w:r>
          </w:p>
        </w:tc>
        <w:tc>
          <w:tcPr>
            <w:tcW w:w="3356" w:type="dxa"/>
            <w:tcMar>
              <w:top w:w="50" w:type="dxa"/>
              <w:left w:w="80" w:type="dxa"/>
              <w:bottom w:w="50" w:type="dxa"/>
              <w:right w:w="80" w:type="dxa"/>
            </w:tcMar>
            <w:vAlign w:val="center"/>
          </w:tcPr>
          <w:p w:rsidR="00EE526E" w:rsidRDefault="00D67E16" w14:paraId="55D0F78A" w14:textId="77777777">
            <w:r>
              <w:rPr>
                <w:sz w:val="16"/>
                <w:szCs w:val="16"/>
              </w:rPr>
              <w:t>500 árboles, profundidad 3, tasa 0,01, submuestreo 0,8; objetivo log(y); 40 variables</w:t>
            </w:r>
          </w:p>
        </w:tc>
        <w:tc>
          <w:tcPr>
            <w:tcW w:w="2697" w:type="dxa"/>
            <w:tcMar>
              <w:top w:w="50" w:type="dxa"/>
              <w:left w:w="80" w:type="dxa"/>
              <w:bottom w:w="50" w:type="dxa"/>
              <w:right w:w="80" w:type="dxa"/>
            </w:tcMar>
            <w:vAlign w:val="center"/>
          </w:tcPr>
          <w:p w:rsidR="00EE526E" w:rsidRDefault="00D67E16" w14:paraId="4CB554F4" w14:textId="77777777">
            <w:r>
              <w:rPr>
                <w:sz w:val="16"/>
                <w:szCs w:val="16"/>
              </w:rPr>
              <w:t>Búsqueda en rejilla validada contra 2025</w:t>
            </w:r>
          </w:p>
        </w:tc>
      </w:tr>
      <w:tr w:rsidR="00EE526E" w14:paraId="0AC207A3" w14:textId="77777777">
        <w:trPr>
          <w:cantSplit/>
          <w:jc w:val="center"/>
        </w:trPr>
        <w:tc>
          <w:tcPr>
            <w:tcW w:w="1318" w:type="dxa"/>
            <w:tcMar>
              <w:top w:w="50" w:type="dxa"/>
              <w:left w:w="80" w:type="dxa"/>
              <w:bottom w:w="50" w:type="dxa"/>
              <w:right w:w="80" w:type="dxa"/>
            </w:tcMar>
            <w:vAlign w:val="center"/>
          </w:tcPr>
          <w:p w:rsidR="00EE526E" w:rsidRDefault="00D67E16" w14:paraId="19623D24" w14:textId="77777777">
            <w:r>
              <w:rPr>
                <w:sz w:val="16"/>
                <w:szCs w:val="16"/>
              </w:rPr>
              <w:t>ARX+GARCH</w:t>
            </w:r>
          </w:p>
        </w:tc>
        <w:tc>
          <w:tcPr>
            <w:tcW w:w="1977" w:type="dxa"/>
            <w:tcMar>
              <w:top w:w="50" w:type="dxa"/>
              <w:left w:w="80" w:type="dxa"/>
              <w:bottom w:w="50" w:type="dxa"/>
              <w:right w:w="80" w:type="dxa"/>
            </w:tcMar>
            <w:vAlign w:val="center"/>
          </w:tcPr>
          <w:p w:rsidR="00EE526E" w:rsidRDefault="00D67E16" w14:paraId="68D04320" w14:textId="77777777">
            <w:r>
              <w:rPr>
                <w:sz w:val="16"/>
                <w:szCs w:val="16"/>
              </w:rPr>
              <w:t>ARIMA-IGARCH colombiano [10], [21]</w:t>
            </w:r>
          </w:p>
        </w:tc>
        <w:tc>
          <w:tcPr>
            <w:tcW w:w="3356" w:type="dxa"/>
            <w:tcMar>
              <w:top w:w="50" w:type="dxa"/>
              <w:left w:w="80" w:type="dxa"/>
              <w:bottom w:w="50" w:type="dxa"/>
              <w:right w:w="80" w:type="dxa"/>
            </w:tcMar>
            <w:vAlign w:val="center"/>
          </w:tcPr>
          <w:p w:rsidR="00EE526E" w:rsidRDefault="00D67E16" w14:paraId="18AC138B" w14:textId="77777777">
            <w:r>
              <w:rPr>
                <w:sz w:val="16"/>
                <w:szCs w:val="16"/>
              </w:rPr>
              <w:t>Media log-lineal con 15 regresoras (hidrología, ONI, pandemia, calendario, festivos</w:t>
            </w:r>
            <w:r>
              <w:rPr>
                <w:sz w:val="16"/>
                <w:szCs w:val="16"/>
              </w:rPr>
              <w:t>) + log y</w:t>
            </w:r>
            <w:r>
              <w:rPr>
                <w:sz w:val="16"/>
                <w:szCs w:val="16"/>
                <w:vertAlign w:val="subscript"/>
              </w:rPr>
              <w:t>t−24</w:t>
            </w:r>
            <w:r>
              <w:rPr>
                <w:sz w:val="16"/>
                <w:szCs w:val="16"/>
              </w:rPr>
              <w:t>; varianza GARCH(1,1)</w:t>
            </w:r>
          </w:p>
        </w:tc>
        <w:tc>
          <w:tcPr>
            <w:tcW w:w="2697" w:type="dxa"/>
            <w:tcMar>
              <w:top w:w="50" w:type="dxa"/>
              <w:left w:w="80" w:type="dxa"/>
              <w:bottom w:w="50" w:type="dxa"/>
              <w:right w:w="80" w:type="dxa"/>
            </w:tcMar>
            <w:vAlign w:val="center"/>
          </w:tcPr>
          <w:p w:rsidR="00EE526E" w:rsidRDefault="00D67E16" w14:paraId="1C768B13" w14:textId="77777777">
            <w:r>
              <w:rPr>
                <w:sz w:val="16"/>
                <w:szCs w:val="16"/>
              </w:rPr>
              <w:t>27 configuraciones validadas contra 2025; se mantuvo GARCH(1,1) porque el ganador de validación (GJR(2,1)) tenía persistencia 1,02 (explosiva)</w:t>
            </w:r>
          </w:p>
        </w:tc>
      </w:tr>
      <w:tr w:rsidR="00EE526E" w14:paraId="0C50A890" w14:textId="77777777">
        <w:trPr>
          <w:cantSplit/>
          <w:jc w:val="center"/>
        </w:trPr>
        <w:tc>
          <w:tcPr>
            <w:tcW w:w="1318" w:type="dxa"/>
            <w:tcMar>
              <w:top w:w="50" w:type="dxa"/>
              <w:left w:w="80" w:type="dxa"/>
              <w:bottom w:w="50" w:type="dxa"/>
              <w:right w:w="80" w:type="dxa"/>
            </w:tcMar>
            <w:vAlign w:val="center"/>
          </w:tcPr>
          <w:p w:rsidR="00EE526E" w:rsidRDefault="00D67E16" w14:paraId="50ABA060" w14:textId="77777777">
            <w:r>
              <w:rPr>
                <w:sz w:val="16"/>
                <w:szCs w:val="16"/>
              </w:rPr>
              <w:t>N-BEATSx</w:t>
            </w:r>
          </w:p>
        </w:tc>
        <w:tc>
          <w:tcPr>
            <w:tcW w:w="1977" w:type="dxa"/>
            <w:tcMar>
              <w:top w:w="50" w:type="dxa"/>
              <w:left w:w="80" w:type="dxa"/>
              <w:bottom w:w="50" w:type="dxa"/>
              <w:right w:w="80" w:type="dxa"/>
            </w:tcMar>
            <w:vAlign w:val="center"/>
          </w:tcPr>
          <w:p w:rsidR="00EE526E" w:rsidRDefault="00D67E16" w14:paraId="63346A80" w14:textId="77777777">
            <w:r>
              <w:rPr>
                <w:sz w:val="16"/>
                <w:szCs w:val="16"/>
              </w:rPr>
              <w:t>Expansión de bases con exógenas [22]</w:t>
            </w:r>
          </w:p>
        </w:tc>
        <w:tc>
          <w:tcPr>
            <w:tcW w:w="3356" w:type="dxa"/>
            <w:tcMar>
              <w:top w:w="50" w:type="dxa"/>
              <w:left w:w="80" w:type="dxa"/>
              <w:bottom w:w="50" w:type="dxa"/>
              <w:right w:w="80" w:type="dxa"/>
            </w:tcMar>
            <w:vAlign w:val="center"/>
          </w:tcPr>
          <w:p w:rsidR="00EE526E" w:rsidRDefault="00D67E16" w14:paraId="6CE6925B" w14:textId="77777777">
            <w:r>
              <w:rPr>
                <w:sz w:val="16"/>
                <w:szCs w:val="16"/>
              </w:rPr>
              <w:t>Contexto de 168 h, horizonte 24</w:t>
            </w:r>
            <w:r>
              <w:rPr>
                <w:sz w:val="16"/>
                <w:szCs w:val="16"/>
              </w:rPr>
              <w:t xml:space="preserve"> h, 1.000 pasos; exógenas: embalses, aportes, demanda rezagada, ONI, calendario, festivos</w:t>
            </w:r>
          </w:p>
        </w:tc>
        <w:tc>
          <w:tcPr>
            <w:tcW w:w="2697" w:type="dxa"/>
            <w:tcMar>
              <w:top w:w="50" w:type="dxa"/>
              <w:left w:w="80" w:type="dxa"/>
              <w:bottom w:w="50" w:type="dxa"/>
              <w:right w:w="80" w:type="dxa"/>
            </w:tcMar>
            <w:vAlign w:val="center"/>
          </w:tcPr>
          <w:p w:rsidR="00EE526E" w:rsidRDefault="00D67E16" w14:paraId="64898F70" w14:textId="77777777">
            <w:r>
              <w:rPr>
                <w:sz w:val="16"/>
                <w:szCs w:val="16"/>
              </w:rPr>
              <w:t>Contexto elegido entre 1, 2 y 3 semanas contra 2025</w:t>
            </w:r>
          </w:p>
        </w:tc>
      </w:tr>
      <w:tr w:rsidR="00EE526E" w14:paraId="2FFDE939" w14:textId="77777777">
        <w:trPr>
          <w:cantSplit/>
          <w:jc w:val="center"/>
        </w:trPr>
        <w:tc>
          <w:tcPr>
            <w:tcW w:w="1318" w:type="dxa"/>
            <w:tcMar>
              <w:top w:w="50" w:type="dxa"/>
              <w:left w:w="80" w:type="dxa"/>
              <w:bottom w:w="50" w:type="dxa"/>
              <w:right w:w="80" w:type="dxa"/>
            </w:tcMar>
            <w:vAlign w:val="center"/>
          </w:tcPr>
          <w:p w:rsidR="00EE526E" w:rsidRDefault="00D67E16" w14:paraId="0D5F4CDF" w14:textId="77777777">
            <w:r>
              <w:rPr>
                <w:sz w:val="16"/>
                <w:szCs w:val="16"/>
              </w:rPr>
              <w:t>N-HiTS</w:t>
            </w:r>
          </w:p>
        </w:tc>
        <w:tc>
          <w:tcPr>
            <w:tcW w:w="1977" w:type="dxa"/>
            <w:tcMar>
              <w:top w:w="50" w:type="dxa"/>
              <w:left w:w="80" w:type="dxa"/>
              <w:bottom w:w="50" w:type="dxa"/>
              <w:right w:w="80" w:type="dxa"/>
            </w:tcMar>
            <w:vAlign w:val="center"/>
          </w:tcPr>
          <w:p w:rsidR="00EE526E" w:rsidRDefault="00D67E16" w14:paraId="1C14AF1A" w14:textId="77777777">
            <w:r>
              <w:rPr>
                <w:sz w:val="16"/>
                <w:szCs w:val="16"/>
              </w:rPr>
              <w:t>Interpolación jerárquica [27]</w:t>
            </w:r>
          </w:p>
        </w:tc>
        <w:tc>
          <w:tcPr>
            <w:tcW w:w="3356" w:type="dxa"/>
            <w:tcMar>
              <w:top w:w="50" w:type="dxa"/>
              <w:left w:w="80" w:type="dxa"/>
              <w:bottom w:w="50" w:type="dxa"/>
              <w:right w:w="80" w:type="dxa"/>
            </w:tcMar>
            <w:vAlign w:val="center"/>
          </w:tcPr>
          <w:p w:rsidR="00EE526E" w:rsidRDefault="00D67E16" w14:paraId="608E32BD" w14:textId="77777777">
            <w:r>
              <w:rPr>
                <w:sz w:val="16"/>
                <w:szCs w:val="16"/>
              </w:rPr>
              <w:t>Mismo contexto, horizonte y exógenas que N-BEATSx</w:t>
            </w:r>
          </w:p>
        </w:tc>
        <w:tc>
          <w:tcPr>
            <w:tcW w:w="2697" w:type="dxa"/>
            <w:tcMar>
              <w:top w:w="50" w:type="dxa"/>
              <w:left w:w="80" w:type="dxa"/>
              <w:bottom w:w="50" w:type="dxa"/>
              <w:right w:w="80" w:type="dxa"/>
            </w:tcMar>
            <w:vAlign w:val="center"/>
          </w:tcPr>
          <w:p w:rsidR="00EE526E" w:rsidRDefault="00D67E16" w14:paraId="4A3D62A3" w14:textId="77777777">
            <w:r>
              <w:rPr>
                <w:sz w:val="16"/>
                <w:szCs w:val="16"/>
              </w:rPr>
              <w:t>Igual que N-BEATSx</w:t>
            </w:r>
          </w:p>
        </w:tc>
      </w:tr>
      <w:tr w:rsidR="00EE526E" w14:paraId="15BA13C5" w14:textId="77777777">
        <w:trPr>
          <w:cantSplit/>
          <w:jc w:val="center"/>
        </w:trPr>
        <w:tc>
          <w:tcPr>
            <w:tcW w:w="1318" w:type="dxa"/>
            <w:tcMar>
              <w:top w:w="50" w:type="dxa"/>
              <w:left w:w="80" w:type="dxa"/>
              <w:bottom w:w="50" w:type="dxa"/>
              <w:right w:w="80" w:type="dxa"/>
            </w:tcMar>
            <w:vAlign w:val="center"/>
          </w:tcPr>
          <w:p w:rsidR="00EE526E" w:rsidRDefault="00D67E16" w14:paraId="3AE8F9A9" w14:textId="77777777">
            <w:r>
              <w:rPr>
                <w:sz w:val="16"/>
                <w:szCs w:val="16"/>
              </w:rPr>
              <w:t>GARCH-ged</w:t>
            </w:r>
          </w:p>
        </w:tc>
        <w:tc>
          <w:tcPr>
            <w:tcW w:w="1977" w:type="dxa"/>
            <w:tcMar>
              <w:top w:w="50" w:type="dxa"/>
              <w:left w:w="80" w:type="dxa"/>
              <w:bottom w:w="50" w:type="dxa"/>
              <w:right w:w="80" w:type="dxa"/>
            </w:tcMar>
            <w:vAlign w:val="center"/>
          </w:tcPr>
          <w:p w:rsidR="00EE526E" w:rsidRDefault="00D67E16" w14:paraId="16BEACF3" w14:textId="77777777">
            <w:r>
              <w:rPr>
                <w:sz w:val="16"/>
                <w:szCs w:val="16"/>
              </w:rPr>
              <w:t>LE-GARCH-t, mejor modelo en Nueva Zelanda [13], [28]</w:t>
            </w:r>
          </w:p>
        </w:tc>
        <w:tc>
          <w:tcPr>
            <w:tcW w:w="3356" w:type="dxa"/>
            <w:tcMar>
              <w:top w:w="50" w:type="dxa"/>
              <w:left w:w="80" w:type="dxa"/>
              <w:bottom w:w="50" w:type="dxa"/>
              <w:right w:w="80" w:type="dxa"/>
            </w:tcMar>
            <w:vAlign w:val="center"/>
          </w:tcPr>
          <w:p w:rsidR="00EE526E" w:rsidRDefault="00D67E16" w14:paraId="2BFDB6FA" w14:textId="77777777">
            <w:r>
              <w:rPr>
                <w:sz w:val="16"/>
                <w:szCs w:val="16"/>
              </w:rPr>
              <w:t>Regresión LASSO [29] por paso horario + varianza GARCH con errores de distribución generalizada (GED)</w:t>
            </w:r>
          </w:p>
        </w:tc>
        <w:tc>
          <w:tcPr>
            <w:tcW w:w="2697" w:type="dxa"/>
            <w:tcMar>
              <w:top w:w="50" w:type="dxa"/>
              <w:left w:w="80" w:type="dxa"/>
              <w:bottom w:w="50" w:type="dxa"/>
              <w:right w:w="80" w:type="dxa"/>
            </w:tcMar>
            <w:vAlign w:val="center"/>
          </w:tcPr>
          <w:p w:rsidR="00EE526E" w:rsidRDefault="00D67E16" w14:paraId="3F616059" w14:textId="77777777">
            <w:r>
              <w:rPr>
                <w:sz w:val="16"/>
                <w:szCs w:val="16"/>
              </w:rPr>
              <w:t>Elegido entre 10 vari</w:t>
            </w:r>
            <w:r>
              <w:rPr>
                <w:sz w:val="16"/>
                <w:szCs w:val="16"/>
              </w:rPr>
              <w:t>antes GARCH como sexto votante: MAE del ensamble 41,40 (p = 0,002)</w:t>
            </w:r>
          </w:p>
        </w:tc>
      </w:tr>
      <w:tr w:rsidR="00EE526E" w14:paraId="5B91C93F" w14:textId="77777777">
        <w:trPr>
          <w:cantSplit/>
          <w:jc w:val="center"/>
        </w:trPr>
        <w:tc>
          <w:tcPr>
            <w:tcW w:w="1318" w:type="dxa"/>
            <w:tcMar>
              <w:top w:w="50" w:type="dxa"/>
              <w:left w:w="80" w:type="dxa"/>
              <w:bottom w:w="50" w:type="dxa"/>
              <w:right w:w="80" w:type="dxa"/>
            </w:tcMar>
            <w:vAlign w:val="center"/>
          </w:tcPr>
          <w:p w:rsidR="00EE526E" w:rsidRDefault="00D67E16" w14:paraId="1E953373" w14:textId="77777777">
            <w:r>
              <w:rPr>
                <w:sz w:val="16"/>
                <w:szCs w:val="16"/>
              </w:rPr>
              <w:t>Combinador</w:t>
            </w:r>
          </w:p>
        </w:tc>
        <w:tc>
          <w:tcPr>
            <w:tcW w:w="1977" w:type="dxa"/>
            <w:tcMar>
              <w:top w:w="50" w:type="dxa"/>
              <w:left w:w="80" w:type="dxa"/>
              <w:bottom w:w="50" w:type="dxa"/>
              <w:right w:w="80" w:type="dxa"/>
            </w:tcMar>
            <w:vAlign w:val="center"/>
          </w:tcPr>
          <w:p w:rsidR="00EE526E" w:rsidRDefault="00D67E16" w14:paraId="5CE3962C" w14:textId="77777777">
            <w:r>
              <w:rPr>
                <w:sz w:val="16"/>
                <w:szCs w:val="16"/>
              </w:rPr>
              <w:t>QRA [23]</w:t>
            </w:r>
          </w:p>
        </w:tc>
        <w:tc>
          <w:tcPr>
            <w:tcW w:w="3356" w:type="dxa"/>
            <w:tcMar>
              <w:top w:w="50" w:type="dxa"/>
              <w:left w:w="80" w:type="dxa"/>
              <w:bottom w:w="50" w:type="dxa"/>
              <w:right w:w="80" w:type="dxa"/>
            </w:tcMar>
            <w:vAlign w:val="center"/>
          </w:tcPr>
          <w:p w:rsidR="00EE526E" w:rsidRDefault="00D67E16" w14:paraId="2204F632" w14:textId="77777777">
            <w:r>
              <w:rPr>
                <w:sz w:val="16"/>
                <w:szCs w:val="16"/>
              </w:rPr>
              <w:t>Pesos ≥ 0 e intercepto por franja de 6 h; objetivo alineado con el sMAPE (Ec. 1)</w:t>
            </w:r>
          </w:p>
        </w:tc>
        <w:tc>
          <w:tcPr>
            <w:tcW w:w="2697" w:type="dxa"/>
            <w:tcMar>
              <w:top w:w="50" w:type="dxa"/>
              <w:left w:w="80" w:type="dxa"/>
              <w:bottom w:w="50" w:type="dxa"/>
              <w:right w:w="80" w:type="dxa"/>
            </w:tcMar>
            <w:vAlign w:val="center"/>
          </w:tcPr>
          <w:p w:rsidR="00EE526E" w:rsidRDefault="00D67E16" w14:paraId="33659855" w14:textId="77777777">
            <w:r>
              <w:rPr>
                <w:sz w:val="16"/>
                <w:szCs w:val="16"/>
              </w:rPr>
              <w:t>Validación cruzada de 5 pliegues por días; 10 particiones</w:t>
            </w:r>
          </w:p>
        </w:tc>
      </w:tr>
      <w:tr w:rsidR="00EE526E" w14:paraId="4E80D979" w14:textId="77777777">
        <w:trPr>
          <w:cantSplit/>
          <w:jc w:val="center"/>
        </w:trPr>
        <w:tc>
          <w:tcPr>
            <w:tcW w:w="1318" w:type="dxa"/>
            <w:tcMar>
              <w:top w:w="50" w:type="dxa"/>
              <w:left w:w="80" w:type="dxa"/>
              <w:bottom w:w="50" w:type="dxa"/>
              <w:right w:w="80" w:type="dxa"/>
            </w:tcMar>
            <w:vAlign w:val="center"/>
          </w:tcPr>
          <w:p w:rsidR="00EE526E" w:rsidRDefault="00D67E16" w14:paraId="02E263F6" w14:textId="77777777">
            <w:r>
              <w:rPr>
                <w:sz w:val="16"/>
                <w:szCs w:val="16"/>
              </w:rPr>
              <w:t>Bandas</w:t>
            </w:r>
          </w:p>
        </w:tc>
        <w:tc>
          <w:tcPr>
            <w:tcW w:w="1977" w:type="dxa"/>
            <w:tcMar>
              <w:top w:w="50" w:type="dxa"/>
              <w:left w:w="80" w:type="dxa"/>
              <w:bottom w:w="50" w:type="dxa"/>
              <w:right w:w="80" w:type="dxa"/>
            </w:tcMar>
            <w:vAlign w:val="center"/>
          </w:tcPr>
          <w:p w:rsidR="00EE526E" w:rsidRDefault="00D67E16" w14:paraId="42218153" w14:textId="77777777">
            <w:r>
              <w:rPr>
                <w:sz w:val="16"/>
                <w:szCs w:val="16"/>
              </w:rPr>
              <w:t xml:space="preserve">Regresión cuantílica </w:t>
            </w:r>
            <w:r>
              <w:rPr>
                <w:sz w:val="16"/>
                <w:szCs w:val="16"/>
              </w:rPr>
              <w:t>conforme [15]</w:t>
            </w:r>
          </w:p>
        </w:tc>
        <w:tc>
          <w:tcPr>
            <w:tcW w:w="3356" w:type="dxa"/>
            <w:tcMar>
              <w:top w:w="50" w:type="dxa"/>
              <w:left w:w="80" w:type="dxa"/>
              <w:bottom w:w="50" w:type="dxa"/>
              <w:right w:w="80" w:type="dxa"/>
            </w:tcMar>
            <w:vAlign w:val="center"/>
          </w:tcPr>
          <w:p w:rsidR="00EE526E" w:rsidRDefault="00D67E16" w14:paraId="1A6B2666" w14:textId="77777777">
            <w:r>
              <w:rPr>
                <w:sz w:val="16"/>
                <w:szCs w:val="16"/>
              </w:rPr>
              <w:t>Cuantiles q10/q90 de N-BEATSx ensanchados por un margen conforme de 30 días móviles</w:t>
            </w:r>
          </w:p>
        </w:tc>
        <w:tc>
          <w:tcPr>
            <w:tcW w:w="2697" w:type="dxa"/>
            <w:tcMar>
              <w:top w:w="50" w:type="dxa"/>
              <w:left w:w="80" w:type="dxa"/>
              <w:bottom w:w="50" w:type="dxa"/>
              <w:right w:w="80" w:type="dxa"/>
            </w:tcMar>
            <w:vAlign w:val="center"/>
          </w:tcPr>
          <w:p w:rsidR="00EE526E" w:rsidRDefault="00D67E16" w14:paraId="1BACC7FC" w14:textId="77777777">
            <w:r>
              <w:rPr>
                <w:sz w:val="16"/>
                <w:szCs w:val="16"/>
              </w:rPr>
              <w:t>Cobertura medida en 2026</w:t>
            </w:r>
          </w:p>
        </w:tc>
      </w:tr>
    </w:tbl>
    <w:p w:rsidR="00EE526E" w:rsidRDefault="00EE526E" w14:paraId="4023E95F" w14:textId="77777777">
      <w:pPr>
        <w:spacing w:after="60"/>
        <w:jc w:val="both"/>
      </w:pPr>
    </w:p>
    <w:p w:rsidR="00EE526E" w:rsidP="571BBE60" w:rsidRDefault="00D67E16" w14:paraId="3CBCC95D" w14:textId="77777777">
      <w:pPr>
        <w:tabs>
          <w:tab w:val="center" w:pos="4680"/>
          <w:tab w:val="right" w:pos="9350"/>
        </w:tabs>
        <w:spacing w:before="40" w:after="100"/>
        <w:rPr>
          <w:lang w:val="en-US"/>
        </w:rPr>
      </w:pPr>
      <w:commentRangeStart w:id="998184957"/>
      <w:r>
        <w:tab/>
      </w:r>
      <w:r w:rsidRPr="571BBE60" w:rsidR="36EA05EC">
        <w:rPr>
          <w:i w:val="1"/>
          <w:iCs w:val="1"/>
          <w:lang w:val="en-US"/>
        </w:rPr>
        <w:t>min</w:t>
      </w:r>
      <w:r w:rsidRPr="571BBE60" w:rsidR="36EA05EC">
        <w:rPr>
          <w:i w:val="1"/>
          <w:iCs w:val="1"/>
          <w:vertAlign w:val="subscript"/>
          <w:lang w:val="en-US"/>
        </w:rPr>
        <w:t>w≥0,b</w:t>
      </w:r>
      <w:r w:rsidRPr="571BBE60" w:rsidR="36EA05EC">
        <w:rPr>
          <w:i w:val="1"/>
          <w:iCs w:val="1"/>
          <w:lang w:val="en-US"/>
        </w:rPr>
        <w:t xml:space="preserve"> Σ</w:t>
      </w:r>
      <w:r w:rsidRPr="571BBE60" w:rsidR="36EA05EC">
        <w:rPr>
          <w:i w:val="1"/>
          <w:iCs w:val="1"/>
          <w:vertAlign w:val="subscript"/>
          <w:lang w:val="en-US"/>
        </w:rPr>
        <w:t>t∈g</w:t>
      </w:r>
      <w:r w:rsidRPr="571BBE60" w:rsidR="36EA05EC">
        <w:rPr>
          <w:i w:val="1"/>
          <w:iCs w:val="1"/>
          <w:lang w:val="en-US"/>
        </w:rPr>
        <w:t xml:space="preserve"> ω</w:t>
      </w:r>
      <w:r w:rsidRPr="571BBE60" w:rsidR="36EA05EC">
        <w:rPr>
          <w:i w:val="1"/>
          <w:iCs w:val="1"/>
          <w:vertAlign w:val="subscript"/>
          <w:lang w:val="en-US"/>
        </w:rPr>
        <w:t>t</w:t>
      </w:r>
      <w:r w:rsidRPr="571BBE60" w:rsidR="36EA05EC">
        <w:rPr>
          <w:i w:val="1"/>
          <w:iCs w:val="1"/>
          <w:lang w:val="en-US"/>
        </w:rPr>
        <w:t xml:space="preserve"> · | y</w:t>
      </w:r>
      <w:r w:rsidRPr="571BBE60" w:rsidR="36EA05EC">
        <w:rPr>
          <w:i w:val="1"/>
          <w:iCs w:val="1"/>
          <w:vertAlign w:val="subscript"/>
          <w:lang w:val="en-US"/>
        </w:rPr>
        <w:t>t</w:t>
      </w:r>
      <w:r w:rsidRPr="571BBE60" w:rsidR="36EA05EC">
        <w:rPr>
          <w:i w:val="1"/>
          <w:iCs w:val="1"/>
          <w:lang w:val="en-US"/>
        </w:rPr>
        <w:t xml:space="preserve"> − b − Σ</w:t>
      </w:r>
      <w:r w:rsidRPr="571BBE60" w:rsidR="36EA05EC">
        <w:rPr>
          <w:i w:val="1"/>
          <w:iCs w:val="1"/>
          <w:vertAlign w:val="subscript"/>
          <w:lang w:val="en-US"/>
        </w:rPr>
        <w:t>k</w:t>
      </w:r>
      <w:r w:rsidRPr="571BBE60" w:rsidR="36EA05EC">
        <w:rPr>
          <w:i w:val="1"/>
          <w:iCs w:val="1"/>
          <w:lang w:val="en-US"/>
        </w:rPr>
        <w:t xml:space="preserve"> w</w:t>
      </w:r>
      <w:r w:rsidRPr="571BBE60" w:rsidR="36EA05EC">
        <w:rPr>
          <w:i w:val="1"/>
          <w:iCs w:val="1"/>
          <w:vertAlign w:val="subscript"/>
          <w:lang w:val="en-US"/>
        </w:rPr>
        <w:t>k</w:t>
      </w:r>
      <w:r w:rsidRPr="571BBE60" w:rsidR="36EA05EC">
        <w:rPr>
          <w:i w:val="1"/>
          <w:iCs w:val="1"/>
          <w:lang w:val="en-US"/>
        </w:rPr>
        <w:t xml:space="preserve"> · ŷ</w:t>
      </w:r>
      <w:r w:rsidRPr="571BBE60" w:rsidR="36EA05EC">
        <w:rPr>
          <w:i w:val="1"/>
          <w:iCs w:val="1"/>
          <w:vertAlign w:val="subscript"/>
          <w:lang w:val="en-US"/>
        </w:rPr>
        <w:t>k,t</w:t>
      </w:r>
      <w:r w:rsidRPr="571BBE60" w:rsidR="36EA05EC">
        <w:rPr>
          <w:i w:val="1"/>
          <w:iCs w:val="1"/>
          <w:lang w:val="en-US"/>
        </w:rPr>
        <w:t xml:space="preserve"> |,   ω</w:t>
      </w:r>
      <w:r w:rsidRPr="571BBE60" w:rsidR="36EA05EC">
        <w:rPr>
          <w:i w:val="1"/>
          <w:iCs w:val="1"/>
          <w:vertAlign w:val="subscript"/>
          <w:lang w:val="en-US"/>
        </w:rPr>
        <w:t>t</w:t>
      </w:r>
      <w:r w:rsidRPr="571BBE60" w:rsidR="36EA05EC">
        <w:rPr>
          <w:i w:val="1"/>
          <w:iCs w:val="1"/>
          <w:lang w:val="en-US"/>
        </w:rPr>
        <w:t xml:space="preserve"> = 2 / ( |y</w:t>
      </w:r>
      <w:r w:rsidRPr="571BBE60" w:rsidR="36EA05EC">
        <w:rPr>
          <w:i w:val="1"/>
          <w:iCs w:val="1"/>
          <w:vertAlign w:val="subscript"/>
          <w:lang w:val="en-US"/>
        </w:rPr>
        <w:t>t</w:t>
      </w:r>
      <w:r w:rsidRPr="571BBE60" w:rsidR="36EA05EC">
        <w:rPr>
          <w:i w:val="1"/>
          <w:iCs w:val="1"/>
          <w:lang w:val="en-US"/>
        </w:rPr>
        <w:t>| + |ŷ</w:t>
      </w:r>
      <w:r w:rsidRPr="571BBE60" w:rsidR="36EA05EC">
        <w:rPr>
          <w:i w:val="1"/>
          <w:iCs w:val="1"/>
          <w:vertAlign w:val="subscript"/>
          <w:lang w:val="en-US"/>
        </w:rPr>
        <w:t>t</w:t>
      </w:r>
      <w:r w:rsidRPr="571BBE60" w:rsidR="36EA05EC">
        <w:rPr>
          <w:i w:val="1"/>
          <w:iCs w:val="1"/>
          <w:lang w:val="en-US"/>
        </w:rPr>
        <w:t>| )</w:t>
      </w:r>
      <w:r>
        <w:tab/>
      </w:r>
      <w:r w:rsidRPr="571BBE60" w:rsidR="36EA05EC">
        <w:rPr>
          <w:lang w:val="en-US"/>
        </w:rPr>
        <w:t>(1)</w:t>
      </w:r>
      <w:commentRangeEnd w:id="998184957"/>
      <w:r>
        <w:rPr>
          <w:rStyle w:val="CommentReference"/>
        </w:rPr>
        <w:commentReference w:id="998184957"/>
      </w:r>
    </w:p>
    <w:p w:rsidR="00EE526E" w:rsidRDefault="00D67E16" w14:paraId="3185C52F" w14:textId="77777777">
      <w:pPr>
        <w:spacing w:after="100"/>
        <w:jc w:val="both"/>
      </w:pPr>
      <w:r>
        <w:t xml:space="preserve">La Ecuación 1 es el programa lineal del combinador para cada franja </w:t>
      </w:r>
      <w:r>
        <w:rPr>
          <w:i/>
        </w:rPr>
        <w:t>g</w:t>
      </w:r>
      <w:r>
        <w:t>: ŷ</w:t>
      </w:r>
      <w:r>
        <w:rPr>
          <w:vertAlign w:val="subscript"/>
        </w:rPr>
        <w:t>k,t</w:t>
      </w:r>
      <w:r>
        <w:t xml:space="preserve"> es el pronóstico del modelo </w:t>
      </w:r>
      <w:r>
        <w:rPr>
          <w:i/>
        </w:rPr>
        <w:t>k</w:t>
      </w:r>
      <w:r>
        <w:t xml:space="preserve"> y los pesos ω</w:t>
      </w:r>
      <w:r>
        <w:rPr>
          <w:vertAlign w:val="subscript"/>
        </w:rPr>
        <w:t>t</w:t>
      </w:r>
      <w:r>
        <w:t xml:space="preserve"> se actualizan iterativamente para minimizar el sMAPE. El producto de 72 h reutiliza el ensamble de 24 h en los pasos 1-23 y combina, en</w:t>
      </w:r>
      <w:r>
        <w:t xml:space="preserve"> el resto, un LEAR (72 modelos LASSO, uno por paso), dos N-BEATSx y una persistencia semanal.</w:t>
      </w:r>
    </w:p>
    <w:p w:rsidR="00EE526E" w:rsidRDefault="00D67E16" w14:paraId="73EA7217" w14:textId="77777777">
      <w:pPr>
        <w:spacing w:after="100"/>
        <w:jc w:val="both"/>
      </w:pPr>
      <w:r>
        <w:rPr>
          <w:b/>
        </w:rPr>
        <w:t>Modelos evaluados y descartados.</w:t>
      </w:r>
      <w:r>
        <w:t xml:space="preserve"> También se probaron, sobre las mismas horas de 2026, modelos de la literatura que no entraron al diseño (entre paréntesis, rMAE f</w:t>
      </w:r>
      <w:r>
        <w:t>rente a la persistencia): CatBoost (1,016), modelo hurdle de dos etapas (1,028), Markov-Switching de 2 regímenes (0,990), mínimos cuadrados recursivos (1,052), TFT (1,020), LSTM (1,173), LightGBM (≈ 1,10, igual a XGBoost) y Prophet (≈ 1,70, el más débil en</w:t>
      </w:r>
      <w:r>
        <w:t xml:space="preserve"> todas las pruebas; estos dos últimos, con una versión anterior del pipeline). El LEAR de 24 h (0,940) no mejoró el ensamble de 24 h, pero sí se usa a 72 h. Como votantes adicionales tampoco sirvieron: agregar ocho de ellos empeoró el ensamble de MAE 46,02</w:t>
      </w:r>
      <w:r>
        <w:t xml:space="preserve"> a 46,45 (p = 0,013) y TFT o LSTM no dieron diferencia significativa (p = 0,89 y 0,38). La lección de diseño es que importa la diversidad de familias, no la cantidad de votantes.</w:t>
      </w:r>
    </w:p>
    <w:p w:rsidR="00EE526E" w:rsidRDefault="00D67E16" w14:paraId="0427CA47" w14:textId="77777777">
      <w:pPr>
        <w:spacing w:after="100"/>
        <w:jc w:val="both"/>
      </w:pPr>
      <w:r>
        <w:rPr>
          <w:b/>
        </w:rPr>
        <w:t>Decisiones de diseño.</w:t>
      </w:r>
      <w:r>
        <w:t xml:space="preserve"> La Tabla 13 documenta las decisiones principales, inclu</w:t>
      </w:r>
      <w:r>
        <w:t>idas las seis que el Anexo 1 exige registrar (sección ABET): cada una con la alternativa descartada y la evidencia que la sustenta.</w:t>
      </w:r>
    </w:p>
    <w:p w:rsidR="00EE526E" w:rsidRDefault="00D67E16" w14:paraId="0587CB41" w14:textId="77777777">
      <w:pPr>
        <w:keepNext/>
        <w:spacing w:before="120" w:after="60"/>
        <w:jc w:val="center"/>
      </w:pPr>
      <w:r>
        <w:rPr>
          <w:b/>
          <w:sz w:val="20"/>
          <w:szCs w:val="20"/>
        </w:rPr>
        <w:t>Tabla 13.</w:t>
      </w:r>
      <w:r>
        <w:rPr>
          <w:sz w:val="20"/>
          <w:szCs w:val="20"/>
        </w:rPr>
        <w:t xml:space="preserve"> Decisiones de diseño, alternativa descartada y evidencia.</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758"/>
        <w:gridCol w:w="2277"/>
        <w:gridCol w:w="4315"/>
      </w:tblGrid>
      <w:tr w:rsidR="00EE526E" w14:paraId="39973B97" w14:textId="77777777">
        <w:trPr>
          <w:tblHeader/>
          <w:jc w:val="center"/>
        </w:trPr>
        <w:tc>
          <w:tcPr>
            <w:tcW w:w="2757" w:type="dxa"/>
            <w:shd w:val="clear" w:color="auto" w:fill="2E2E2E"/>
            <w:tcMar>
              <w:top w:w="50" w:type="dxa"/>
              <w:left w:w="80" w:type="dxa"/>
              <w:bottom w:w="50" w:type="dxa"/>
              <w:right w:w="80" w:type="dxa"/>
            </w:tcMar>
            <w:vAlign w:val="center"/>
          </w:tcPr>
          <w:p w:rsidR="00EE526E" w:rsidRDefault="00D67E16" w14:paraId="458D3EB3" w14:textId="77777777">
            <w:pPr>
              <w:jc w:val="center"/>
            </w:pPr>
            <w:r>
              <w:rPr>
                <w:b/>
                <w:color w:val="FFFFFF"/>
                <w:sz w:val="16"/>
                <w:szCs w:val="16"/>
              </w:rPr>
              <w:t>Decisión adoptada</w:t>
            </w:r>
          </w:p>
        </w:tc>
        <w:tc>
          <w:tcPr>
            <w:tcW w:w="2277" w:type="dxa"/>
            <w:shd w:val="clear" w:color="auto" w:fill="2E2E2E"/>
            <w:tcMar>
              <w:top w:w="50" w:type="dxa"/>
              <w:left w:w="80" w:type="dxa"/>
              <w:bottom w:w="50" w:type="dxa"/>
              <w:right w:w="80" w:type="dxa"/>
            </w:tcMar>
            <w:vAlign w:val="center"/>
          </w:tcPr>
          <w:p w:rsidR="00EE526E" w:rsidRDefault="00D67E16" w14:paraId="56AB3ACF" w14:textId="77777777">
            <w:pPr>
              <w:jc w:val="center"/>
            </w:pPr>
            <w:r>
              <w:rPr>
                <w:b/>
                <w:color w:val="FFFFFF"/>
                <w:sz w:val="16"/>
                <w:szCs w:val="16"/>
              </w:rPr>
              <w:t>Alternativa descartada</w:t>
            </w:r>
          </w:p>
        </w:tc>
        <w:tc>
          <w:tcPr>
            <w:tcW w:w="4315" w:type="dxa"/>
            <w:shd w:val="clear" w:color="auto" w:fill="2E2E2E"/>
            <w:tcMar>
              <w:top w:w="50" w:type="dxa"/>
              <w:left w:w="80" w:type="dxa"/>
              <w:bottom w:w="50" w:type="dxa"/>
              <w:right w:w="80" w:type="dxa"/>
            </w:tcMar>
            <w:vAlign w:val="center"/>
          </w:tcPr>
          <w:p w:rsidR="00EE526E" w:rsidRDefault="00D67E16" w14:paraId="01FBF29E" w14:textId="77777777">
            <w:pPr>
              <w:jc w:val="center"/>
            </w:pPr>
            <w:r>
              <w:rPr>
                <w:b/>
                <w:color w:val="FFFFFF"/>
                <w:sz w:val="16"/>
                <w:szCs w:val="16"/>
              </w:rPr>
              <w:t>Evidencia</w:t>
            </w:r>
          </w:p>
        </w:tc>
      </w:tr>
      <w:tr w:rsidR="00EE526E" w14:paraId="463DECBB" w14:textId="77777777">
        <w:trPr>
          <w:cantSplit/>
          <w:jc w:val="center"/>
        </w:trPr>
        <w:tc>
          <w:tcPr>
            <w:tcW w:w="2757" w:type="dxa"/>
            <w:tcMar>
              <w:top w:w="50" w:type="dxa"/>
              <w:left w:w="80" w:type="dxa"/>
              <w:bottom w:w="50" w:type="dxa"/>
              <w:right w:w="80" w:type="dxa"/>
            </w:tcMar>
            <w:vAlign w:val="center"/>
          </w:tcPr>
          <w:p w:rsidR="00EE526E" w:rsidRDefault="00D67E16" w14:paraId="79D5DF6E" w14:textId="77777777">
            <w:r>
              <w:rPr>
                <w:sz w:val="16"/>
                <w:szCs w:val="16"/>
              </w:rPr>
              <w:t>Ventana de datos ene-2019 a ago-2026</w:t>
            </w:r>
          </w:p>
        </w:tc>
        <w:tc>
          <w:tcPr>
            <w:tcW w:w="2277" w:type="dxa"/>
            <w:tcMar>
              <w:top w:w="50" w:type="dxa"/>
              <w:left w:w="80" w:type="dxa"/>
              <w:bottom w:w="50" w:type="dxa"/>
              <w:right w:w="80" w:type="dxa"/>
            </w:tcMar>
            <w:vAlign w:val="center"/>
          </w:tcPr>
          <w:p w:rsidR="00EE526E" w:rsidRDefault="00D67E16" w14:paraId="1CE96C0F" w14:textId="77777777">
            <w:r>
              <w:rPr>
                <w:sz w:val="16"/>
                <w:szCs w:val="16"/>
              </w:rPr>
              <w:t>Incluir 2015-2018</w:t>
            </w:r>
          </w:p>
        </w:tc>
        <w:tc>
          <w:tcPr>
            <w:tcW w:w="4315" w:type="dxa"/>
            <w:tcMar>
              <w:top w:w="50" w:type="dxa"/>
              <w:left w:w="80" w:type="dxa"/>
              <w:bottom w:w="50" w:type="dxa"/>
              <w:right w:w="80" w:type="dxa"/>
            </w:tcMar>
            <w:vAlign w:val="center"/>
          </w:tcPr>
          <w:p w:rsidR="00EE526E" w:rsidRDefault="00D67E16" w14:paraId="41E340E8" w14:textId="77777777">
            <w:r>
              <w:rPr>
                <w:sz w:val="16"/>
                <w:szCs w:val="16"/>
              </w:rPr>
              <w:t>Cambio estructural de la regulación CREG de 2015, con margen de estabilización; rango aprobado en el Anexo 1</w:t>
            </w:r>
          </w:p>
        </w:tc>
      </w:tr>
      <w:tr w:rsidR="00EE526E" w14:paraId="25192C0A" w14:textId="77777777">
        <w:trPr>
          <w:cantSplit/>
          <w:jc w:val="center"/>
        </w:trPr>
        <w:tc>
          <w:tcPr>
            <w:tcW w:w="2757" w:type="dxa"/>
            <w:tcMar>
              <w:top w:w="50" w:type="dxa"/>
              <w:left w:w="80" w:type="dxa"/>
              <w:bottom w:w="50" w:type="dxa"/>
              <w:right w:w="80" w:type="dxa"/>
            </w:tcMar>
            <w:vAlign w:val="center"/>
          </w:tcPr>
          <w:p w:rsidR="00EE526E" w:rsidRDefault="00D67E16" w14:paraId="50AFA3B7" w14:textId="77777777">
            <w:r>
              <w:rPr>
                <w:sz w:val="16"/>
                <w:szCs w:val="16"/>
              </w:rPr>
              <w:t>Excluir demanda y generación contemporáneas y el precio de oferta marginal</w:t>
            </w:r>
          </w:p>
        </w:tc>
        <w:tc>
          <w:tcPr>
            <w:tcW w:w="2277" w:type="dxa"/>
            <w:tcMar>
              <w:top w:w="50" w:type="dxa"/>
              <w:left w:w="80" w:type="dxa"/>
              <w:bottom w:w="50" w:type="dxa"/>
              <w:right w:w="80" w:type="dxa"/>
            </w:tcMar>
            <w:vAlign w:val="center"/>
          </w:tcPr>
          <w:p w:rsidR="00EE526E" w:rsidRDefault="00D67E16" w14:paraId="7D287EE4" w14:textId="77777777">
            <w:r>
              <w:rPr>
                <w:sz w:val="16"/>
                <w:szCs w:val="16"/>
              </w:rPr>
              <w:t>Usarlas como predictoras</w:t>
            </w:r>
          </w:p>
        </w:tc>
        <w:tc>
          <w:tcPr>
            <w:tcW w:w="4315" w:type="dxa"/>
            <w:tcMar>
              <w:top w:w="50" w:type="dxa"/>
              <w:left w:w="80" w:type="dxa"/>
              <w:bottom w:w="50" w:type="dxa"/>
              <w:right w:w="80" w:type="dxa"/>
            </w:tcMar>
            <w:vAlign w:val="center"/>
          </w:tcPr>
          <w:p w:rsidR="00EE526E" w:rsidRDefault="00D67E16" w14:paraId="1598E1BF" w14:textId="77777777">
            <w:r>
              <w:rPr>
                <w:sz w:val="16"/>
                <w:szCs w:val="16"/>
              </w:rPr>
              <w:t>Se fijan en el mismo despacho que el precio; el precio de oferta marginal correlaciona 0,9998 con el precio (fuga pura)</w:t>
            </w:r>
          </w:p>
        </w:tc>
      </w:tr>
      <w:tr w:rsidR="00EE526E" w14:paraId="5D887FDD" w14:textId="77777777">
        <w:trPr>
          <w:cantSplit/>
          <w:jc w:val="center"/>
        </w:trPr>
        <w:tc>
          <w:tcPr>
            <w:tcW w:w="2757" w:type="dxa"/>
            <w:tcMar>
              <w:top w:w="50" w:type="dxa"/>
              <w:left w:w="80" w:type="dxa"/>
              <w:bottom w:w="50" w:type="dxa"/>
              <w:right w:w="80" w:type="dxa"/>
            </w:tcMar>
            <w:vAlign w:val="center"/>
          </w:tcPr>
          <w:p w:rsidR="00EE526E" w:rsidRDefault="00D67E16" w14:paraId="51BB3254" w14:textId="77777777">
            <w:r>
              <w:rPr>
                <w:sz w:val="16"/>
                <w:szCs w:val="16"/>
              </w:rPr>
              <w:t>Rezago mínimo de 24 h en todas las variables</w:t>
            </w:r>
          </w:p>
        </w:tc>
        <w:tc>
          <w:tcPr>
            <w:tcW w:w="2277" w:type="dxa"/>
            <w:tcMar>
              <w:top w:w="50" w:type="dxa"/>
              <w:left w:w="80" w:type="dxa"/>
              <w:bottom w:w="50" w:type="dxa"/>
              <w:right w:w="80" w:type="dxa"/>
            </w:tcMar>
            <w:vAlign w:val="center"/>
          </w:tcPr>
          <w:p w:rsidR="00EE526E" w:rsidRDefault="00D67E16" w14:paraId="1586B149" w14:textId="77777777">
            <w:r>
              <w:rPr>
                <w:sz w:val="16"/>
                <w:szCs w:val="16"/>
              </w:rPr>
              <w:t>Rezagos de 1 h</w:t>
            </w:r>
          </w:p>
        </w:tc>
        <w:tc>
          <w:tcPr>
            <w:tcW w:w="4315" w:type="dxa"/>
            <w:tcMar>
              <w:top w:w="50" w:type="dxa"/>
              <w:left w:w="80" w:type="dxa"/>
              <w:bottom w:w="50" w:type="dxa"/>
              <w:right w:w="80" w:type="dxa"/>
            </w:tcMar>
            <w:vAlign w:val="center"/>
          </w:tcPr>
          <w:p w:rsidR="00EE526E" w:rsidRDefault="00D67E16" w14:paraId="6B4BFF28" w14:textId="77777777">
            <w:r>
              <w:rPr>
                <w:sz w:val="16"/>
                <w:szCs w:val="16"/>
              </w:rPr>
              <w:t>Una variable con rezago de 1 h inflaba la precisió</w:t>
            </w:r>
            <w:r>
              <w:rPr>
                <w:sz w:val="16"/>
                <w:szCs w:val="16"/>
              </w:rPr>
              <w:t>n de forma irreal y se eliminó del pipeline</w:t>
            </w:r>
          </w:p>
        </w:tc>
      </w:tr>
      <w:tr w:rsidR="00EE526E" w14:paraId="7AC30A98" w14:textId="77777777">
        <w:trPr>
          <w:cantSplit/>
          <w:jc w:val="center"/>
        </w:trPr>
        <w:tc>
          <w:tcPr>
            <w:tcW w:w="2757" w:type="dxa"/>
            <w:tcMar>
              <w:top w:w="50" w:type="dxa"/>
              <w:left w:w="80" w:type="dxa"/>
              <w:bottom w:w="50" w:type="dxa"/>
              <w:right w:w="80" w:type="dxa"/>
            </w:tcMar>
            <w:vAlign w:val="center"/>
          </w:tcPr>
          <w:p w:rsidR="00EE526E" w:rsidRDefault="00D67E16" w14:paraId="589E357F" w14:textId="77777777">
            <w:r>
              <w:rPr>
                <w:sz w:val="16"/>
                <w:szCs w:val="16"/>
              </w:rPr>
              <w:t>Hidrología diaria a horaria por interpolación lineal</w:t>
            </w:r>
          </w:p>
        </w:tc>
        <w:tc>
          <w:tcPr>
            <w:tcW w:w="2277" w:type="dxa"/>
            <w:tcMar>
              <w:top w:w="50" w:type="dxa"/>
              <w:left w:w="80" w:type="dxa"/>
              <w:bottom w:w="50" w:type="dxa"/>
              <w:right w:w="80" w:type="dxa"/>
            </w:tcMar>
            <w:vAlign w:val="center"/>
          </w:tcPr>
          <w:p w:rsidR="00EE526E" w:rsidRDefault="00D67E16" w14:paraId="48773EC6" w14:textId="77777777">
            <w:r>
              <w:rPr>
                <w:sz w:val="16"/>
                <w:szCs w:val="16"/>
              </w:rPr>
              <w:t>Escalón (repetir el valor diario)</w:t>
            </w:r>
          </w:p>
        </w:tc>
        <w:tc>
          <w:tcPr>
            <w:tcW w:w="4315" w:type="dxa"/>
            <w:tcMar>
              <w:top w:w="50" w:type="dxa"/>
              <w:left w:w="80" w:type="dxa"/>
              <w:bottom w:w="50" w:type="dxa"/>
              <w:right w:w="80" w:type="dxa"/>
            </w:tcMar>
            <w:vAlign w:val="center"/>
          </w:tcPr>
          <w:p w:rsidR="00EE526E" w:rsidRDefault="00D67E16" w14:paraId="21B01284" w14:textId="77777777">
            <w:r>
              <w:rPr>
                <w:sz w:val="16"/>
                <w:szCs w:val="16"/>
              </w:rPr>
              <w:t>Ablación 2×2: mejora el horizonte de 72 h sin afectar 24 h; segura porque la variable entra rezagada 24 h</w:t>
            </w:r>
          </w:p>
        </w:tc>
      </w:tr>
      <w:tr w:rsidR="00EE526E" w14:paraId="3D1B75DB" w14:textId="77777777">
        <w:trPr>
          <w:cantSplit/>
          <w:jc w:val="center"/>
        </w:trPr>
        <w:tc>
          <w:tcPr>
            <w:tcW w:w="2757" w:type="dxa"/>
            <w:tcMar>
              <w:top w:w="50" w:type="dxa"/>
              <w:left w:w="80" w:type="dxa"/>
              <w:bottom w:w="50" w:type="dxa"/>
              <w:right w:w="80" w:type="dxa"/>
            </w:tcMar>
            <w:vAlign w:val="center"/>
          </w:tcPr>
          <w:p w:rsidR="00EE526E" w:rsidRDefault="00D67E16" w14:paraId="277A75B6" w14:textId="77777777">
            <w:r>
              <w:rPr>
                <w:sz w:val="16"/>
                <w:szCs w:val="16"/>
              </w:rPr>
              <w:t>ONI mensual con r</w:t>
            </w:r>
            <w:r>
              <w:rPr>
                <w:sz w:val="16"/>
                <w:szCs w:val="16"/>
              </w:rPr>
              <w:t>ampa causal</w:t>
            </w:r>
          </w:p>
        </w:tc>
        <w:tc>
          <w:tcPr>
            <w:tcW w:w="2277" w:type="dxa"/>
            <w:tcMar>
              <w:top w:w="50" w:type="dxa"/>
              <w:left w:w="80" w:type="dxa"/>
              <w:bottom w:w="50" w:type="dxa"/>
              <w:right w:w="80" w:type="dxa"/>
            </w:tcMar>
            <w:vAlign w:val="center"/>
          </w:tcPr>
          <w:p w:rsidR="00EE526E" w:rsidRDefault="00D67E16" w14:paraId="200290C6" w14:textId="77777777">
            <w:r>
              <w:rPr>
                <w:sz w:val="16"/>
                <w:szCs w:val="16"/>
              </w:rPr>
              <w:t>Escalón mensual o interpolación con el mes siguiente</w:t>
            </w:r>
          </w:p>
        </w:tc>
        <w:tc>
          <w:tcPr>
            <w:tcW w:w="4315" w:type="dxa"/>
            <w:tcMar>
              <w:top w:w="50" w:type="dxa"/>
              <w:left w:w="80" w:type="dxa"/>
              <w:bottom w:w="50" w:type="dxa"/>
              <w:right w:w="80" w:type="dxa"/>
            </w:tcMar>
            <w:vAlign w:val="center"/>
          </w:tcPr>
          <w:p w:rsidR="00EE526E" w:rsidRDefault="00D67E16" w14:paraId="1D78C49D" w14:textId="77777777">
            <w:r>
              <w:rPr>
                <w:sz w:val="16"/>
                <w:szCs w:val="16"/>
              </w:rPr>
              <w:t>La interpolación usaría el dato del mes siguiente (fuga); la rampa mejoró la estabilidad entre regímenes en la ablación</w:t>
            </w:r>
          </w:p>
        </w:tc>
      </w:tr>
      <w:tr w:rsidR="00EE526E" w14:paraId="70A2AECE" w14:textId="77777777">
        <w:trPr>
          <w:cantSplit/>
          <w:jc w:val="center"/>
        </w:trPr>
        <w:tc>
          <w:tcPr>
            <w:tcW w:w="2757" w:type="dxa"/>
            <w:tcMar>
              <w:top w:w="50" w:type="dxa"/>
              <w:left w:w="80" w:type="dxa"/>
              <w:bottom w:w="50" w:type="dxa"/>
              <w:right w:w="80" w:type="dxa"/>
            </w:tcMar>
            <w:vAlign w:val="center"/>
          </w:tcPr>
          <w:p w:rsidR="00EE526E" w:rsidRDefault="00D67E16" w14:paraId="61851C96" w14:textId="77777777">
            <w:r>
              <w:rPr>
                <w:sz w:val="16"/>
                <w:szCs w:val="16"/>
              </w:rPr>
              <w:t>ONI como variable continua</w:t>
            </w:r>
          </w:p>
        </w:tc>
        <w:tc>
          <w:tcPr>
            <w:tcW w:w="2277" w:type="dxa"/>
            <w:tcMar>
              <w:top w:w="50" w:type="dxa"/>
              <w:left w:w="80" w:type="dxa"/>
              <w:bottom w:w="50" w:type="dxa"/>
              <w:right w:w="80" w:type="dxa"/>
            </w:tcMar>
            <w:vAlign w:val="center"/>
          </w:tcPr>
          <w:p w:rsidR="00EE526E" w:rsidRDefault="00D67E16" w14:paraId="4AA69204" w14:textId="77777777">
            <w:r>
              <w:rPr>
                <w:sz w:val="16"/>
                <w:szCs w:val="16"/>
              </w:rPr>
              <w:t>Bandera binaria El Niño o categorías difusa</w:t>
            </w:r>
            <w:r>
              <w:rPr>
                <w:sz w:val="16"/>
                <w:szCs w:val="16"/>
              </w:rPr>
              <w:t>s NOAA</w:t>
            </w:r>
          </w:p>
        </w:tc>
        <w:tc>
          <w:tcPr>
            <w:tcW w:w="4315" w:type="dxa"/>
            <w:tcMar>
              <w:top w:w="50" w:type="dxa"/>
              <w:left w:w="80" w:type="dxa"/>
              <w:bottom w:w="50" w:type="dxa"/>
              <w:right w:w="80" w:type="dxa"/>
            </w:tcMar>
            <w:vAlign w:val="center"/>
          </w:tcPr>
          <w:p w:rsidR="00EE526E" w:rsidRDefault="00D67E16" w14:paraId="733C7007" w14:textId="77777777">
            <w:r>
              <w:rPr>
                <w:sz w:val="16"/>
                <w:szCs w:val="16"/>
              </w:rPr>
              <w:t>Las categorías difusas empeoraron N-BEATSx (56,11 → 58,47) y N-HiTS (57,08 → 60,53); la bandera binaria pierde la intensidad del evento (no se probó)</w:t>
            </w:r>
          </w:p>
        </w:tc>
      </w:tr>
      <w:tr w:rsidR="00EE526E" w14:paraId="0F377F18" w14:textId="77777777">
        <w:trPr>
          <w:cantSplit/>
          <w:jc w:val="center"/>
        </w:trPr>
        <w:tc>
          <w:tcPr>
            <w:tcW w:w="2757" w:type="dxa"/>
            <w:tcMar>
              <w:top w:w="50" w:type="dxa"/>
              <w:left w:w="80" w:type="dxa"/>
              <w:bottom w:w="50" w:type="dxa"/>
              <w:right w:w="80" w:type="dxa"/>
            </w:tcMar>
            <w:vAlign w:val="center"/>
          </w:tcPr>
          <w:p w:rsidR="00EE526E" w:rsidRDefault="00D67E16" w14:paraId="2C191531" w14:textId="77777777">
            <w:r>
              <w:rPr>
                <w:sz w:val="16"/>
                <w:szCs w:val="16"/>
              </w:rPr>
              <w:t>Pandemia como bandera binaria</w:t>
            </w:r>
          </w:p>
        </w:tc>
        <w:tc>
          <w:tcPr>
            <w:tcW w:w="2277" w:type="dxa"/>
            <w:tcMar>
              <w:top w:w="50" w:type="dxa"/>
              <w:left w:w="80" w:type="dxa"/>
              <w:bottom w:w="50" w:type="dxa"/>
              <w:right w:w="80" w:type="dxa"/>
            </w:tcMar>
            <w:vAlign w:val="center"/>
          </w:tcPr>
          <w:p w:rsidR="00EE526E" w:rsidRDefault="00D67E16" w14:paraId="594EB21F" w14:textId="77777777">
            <w:r>
              <w:rPr>
                <w:sz w:val="16"/>
                <w:szCs w:val="16"/>
              </w:rPr>
              <w:t>Excluir 2020</w:t>
            </w:r>
          </w:p>
        </w:tc>
        <w:tc>
          <w:tcPr>
            <w:tcW w:w="4315" w:type="dxa"/>
            <w:tcMar>
              <w:top w:w="50" w:type="dxa"/>
              <w:left w:w="80" w:type="dxa"/>
              <w:bottom w:w="50" w:type="dxa"/>
              <w:right w:w="80" w:type="dxa"/>
            </w:tcMar>
            <w:vAlign w:val="center"/>
          </w:tcPr>
          <w:p w:rsidR="00EE526E" w:rsidRDefault="00D67E16" w14:paraId="3B142761" w14:textId="77777777">
            <w:r>
              <w:rPr>
                <w:sz w:val="16"/>
                <w:szCs w:val="16"/>
              </w:rPr>
              <w:t>Evento administrativo de inicio y fin definidos; conserva un año de datos</w:t>
            </w:r>
          </w:p>
        </w:tc>
      </w:tr>
      <w:tr w:rsidR="00EE526E" w14:paraId="65B1173A" w14:textId="77777777">
        <w:trPr>
          <w:cantSplit/>
          <w:jc w:val="center"/>
        </w:trPr>
        <w:tc>
          <w:tcPr>
            <w:tcW w:w="2757" w:type="dxa"/>
            <w:tcMar>
              <w:top w:w="50" w:type="dxa"/>
              <w:left w:w="80" w:type="dxa"/>
              <w:bottom w:w="50" w:type="dxa"/>
              <w:right w:w="80" w:type="dxa"/>
            </w:tcMar>
            <w:vAlign w:val="center"/>
          </w:tcPr>
          <w:p w:rsidR="00EE526E" w:rsidRDefault="00D67E16" w14:paraId="5F1380CD" w14:textId="77777777">
            <w:r>
              <w:rPr>
                <w:sz w:val="16"/>
                <w:szCs w:val="16"/>
              </w:rPr>
              <w:t>Transformación logarítmica del precio (XGBoost, ARX)</w:t>
            </w:r>
          </w:p>
        </w:tc>
        <w:tc>
          <w:tcPr>
            <w:tcW w:w="2277" w:type="dxa"/>
            <w:tcMar>
              <w:top w:w="50" w:type="dxa"/>
              <w:left w:w="80" w:type="dxa"/>
              <w:bottom w:w="50" w:type="dxa"/>
              <w:right w:w="80" w:type="dxa"/>
            </w:tcMar>
            <w:vAlign w:val="center"/>
          </w:tcPr>
          <w:p w:rsidR="00EE526E" w:rsidRDefault="00D67E16" w14:paraId="0A412473" w14:textId="77777777">
            <w:r>
              <w:rPr>
                <w:sz w:val="16"/>
                <w:szCs w:val="16"/>
              </w:rPr>
              <w:t>Precio en COP/kWh</w:t>
            </w:r>
          </w:p>
        </w:tc>
        <w:tc>
          <w:tcPr>
            <w:tcW w:w="4315" w:type="dxa"/>
            <w:tcMar>
              <w:top w:w="50" w:type="dxa"/>
              <w:left w:w="80" w:type="dxa"/>
              <w:bottom w:w="50" w:type="dxa"/>
              <w:right w:w="80" w:type="dxa"/>
            </w:tcMar>
            <w:vAlign w:val="center"/>
          </w:tcPr>
          <w:p w:rsidR="00EE526E" w:rsidRDefault="00D67E16" w14:paraId="001FF971" w14:textId="77777777">
            <w:r>
              <w:rPr>
                <w:sz w:val="16"/>
                <w:szCs w:val="16"/>
              </w:rPr>
              <w:t>Distribución asimétrica: media 336,7 frente a mediana 242,3 COP/kWh</w:t>
            </w:r>
          </w:p>
        </w:tc>
      </w:tr>
      <w:tr w:rsidR="00EE526E" w14:paraId="5D0BE271" w14:textId="77777777">
        <w:trPr>
          <w:cantSplit/>
          <w:jc w:val="center"/>
        </w:trPr>
        <w:tc>
          <w:tcPr>
            <w:tcW w:w="2757" w:type="dxa"/>
            <w:tcMar>
              <w:top w:w="50" w:type="dxa"/>
              <w:left w:w="80" w:type="dxa"/>
              <w:bottom w:w="50" w:type="dxa"/>
              <w:right w:w="80" w:type="dxa"/>
            </w:tcMar>
            <w:vAlign w:val="center"/>
          </w:tcPr>
          <w:p w:rsidR="00EE526E" w:rsidRDefault="00D67E16" w14:paraId="55D4E83C" w14:textId="77777777">
            <w:r>
              <w:rPr>
                <w:sz w:val="16"/>
                <w:szCs w:val="16"/>
              </w:rPr>
              <w:t xml:space="preserve">Walk-forward de 6 orígenes con regímenes </w:t>
            </w:r>
            <w:r>
              <w:rPr>
                <w:sz w:val="16"/>
                <w:szCs w:val="16"/>
              </w:rPr>
              <w:t>ENSO distintos</w:t>
            </w:r>
          </w:p>
        </w:tc>
        <w:tc>
          <w:tcPr>
            <w:tcW w:w="2277" w:type="dxa"/>
            <w:tcMar>
              <w:top w:w="50" w:type="dxa"/>
              <w:left w:w="80" w:type="dxa"/>
              <w:bottom w:w="50" w:type="dxa"/>
              <w:right w:w="80" w:type="dxa"/>
            </w:tcMar>
            <w:vAlign w:val="center"/>
          </w:tcPr>
          <w:p w:rsidR="00EE526E" w:rsidRDefault="00D67E16" w14:paraId="63DE17B1" w14:textId="77777777">
            <w:r>
              <w:rPr>
                <w:sz w:val="16"/>
                <w:szCs w:val="16"/>
              </w:rPr>
              <w:t>Un solo corte de prueba</w:t>
            </w:r>
          </w:p>
        </w:tc>
        <w:tc>
          <w:tcPr>
            <w:tcW w:w="4315" w:type="dxa"/>
            <w:tcMar>
              <w:top w:w="50" w:type="dxa"/>
              <w:left w:w="80" w:type="dxa"/>
              <w:bottom w:w="50" w:type="dxa"/>
              <w:right w:w="80" w:type="dxa"/>
            </w:tcMar>
            <w:vAlign w:val="center"/>
          </w:tcPr>
          <w:p w:rsidR="00EE526E" w:rsidRDefault="00D67E16" w14:paraId="5A3FCF98" w14:textId="77777777">
            <w:r>
              <w:rPr>
                <w:sz w:val="16"/>
                <w:szCs w:val="16"/>
              </w:rPr>
              <w:t>Un corte único ocultaba que XGBoost pierde contra la persistencia en los 6 orígenes</w:t>
            </w:r>
          </w:p>
        </w:tc>
      </w:tr>
      <w:tr w:rsidR="00EE526E" w14:paraId="434FFECB" w14:textId="77777777">
        <w:trPr>
          <w:cantSplit/>
          <w:jc w:val="center"/>
        </w:trPr>
        <w:tc>
          <w:tcPr>
            <w:tcW w:w="2757" w:type="dxa"/>
            <w:tcMar>
              <w:top w:w="50" w:type="dxa"/>
              <w:left w:w="80" w:type="dxa"/>
              <w:bottom w:w="50" w:type="dxa"/>
              <w:right w:w="80" w:type="dxa"/>
            </w:tcMar>
            <w:vAlign w:val="center"/>
          </w:tcPr>
          <w:p w:rsidR="00EE526E" w:rsidRDefault="00D67E16" w14:paraId="2BFAFC4B" w14:textId="77777777">
            <w:r>
              <w:rPr>
                <w:sz w:val="16"/>
                <w:szCs w:val="16"/>
              </w:rPr>
              <w:t>Combinador por franjas de 6 h con objetivo sMAPE</w:t>
            </w:r>
          </w:p>
        </w:tc>
        <w:tc>
          <w:tcPr>
            <w:tcW w:w="2277" w:type="dxa"/>
            <w:tcMar>
              <w:top w:w="50" w:type="dxa"/>
              <w:left w:w="80" w:type="dxa"/>
              <w:bottom w:w="50" w:type="dxa"/>
              <w:right w:w="80" w:type="dxa"/>
            </w:tcMar>
            <w:vAlign w:val="center"/>
          </w:tcPr>
          <w:p w:rsidR="00EE526E" w:rsidRDefault="00D67E16" w14:paraId="56AD8AA8" w14:textId="77777777">
            <w:r>
              <w:rPr>
                <w:sz w:val="16"/>
                <w:szCs w:val="16"/>
              </w:rPr>
              <w:t>Pesos globales u objetivo MAE</w:t>
            </w:r>
          </w:p>
        </w:tc>
        <w:tc>
          <w:tcPr>
            <w:tcW w:w="4315" w:type="dxa"/>
            <w:tcMar>
              <w:top w:w="50" w:type="dxa"/>
              <w:left w:w="80" w:type="dxa"/>
              <w:bottom w:w="50" w:type="dxa"/>
              <w:right w:w="80" w:type="dxa"/>
            </w:tcMar>
            <w:vAlign w:val="center"/>
          </w:tcPr>
          <w:p w:rsidR="00EE526E" w:rsidRDefault="00D67E16" w14:paraId="5AAD3ED3" w14:textId="77777777">
            <w:r>
              <w:rPr>
                <w:sz w:val="16"/>
                <w:szCs w:val="16"/>
              </w:rPr>
              <w:t>Por franja: MAE 43,24 frente a 44,38 global (p = 0,00</w:t>
            </w:r>
            <w:r>
              <w:rPr>
                <w:sz w:val="16"/>
                <w:szCs w:val="16"/>
              </w:rPr>
              <w:t>06); objetivo sMAPE: MAPE 10,66 → 10,47 % en 10/10 particiones</w:t>
            </w:r>
          </w:p>
        </w:tc>
      </w:tr>
      <w:tr w:rsidR="00EE526E" w14:paraId="3D4E02EA" w14:textId="77777777">
        <w:trPr>
          <w:cantSplit/>
          <w:jc w:val="center"/>
        </w:trPr>
        <w:tc>
          <w:tcPr>
            <w:tcW w:w="2757" w:type="dxa"/>
            <w:tcMar>
              <w:top w:w="50" w:type="dxa"/>
              <w:left w:w="80" w:type="dxa"/>
              <w:bottom w:w="50" w:type="dxa"/>
              <w:right w:w="80" w:type="dxa"/>
            </w:tcMar>
            <w:vAlign w:val="center"/>
          </w:tcPr>
          <w:p w:rsidR="00EE526E" w:rsidRDefault="00D67E16" w14:paraId="6EEE78ED" w14:textId="77777777">
            <w:r>
              <w:rPr>
                <w:sz w:val="16"/>
                <w:szCs w:val="16"/>
              </w:rPr>
              <w:t>Bandas conformes adaptativas (30 días)</w:t>
            </w:r>
          </w:p>
        </w:tc>
        <w:tc>
          <w:tcPr>
            <w:tcW w:w="2277" w:type="dxa"/>
            <w:tcMar>
              <w:top w:w="50" w:type="dxa"/>
              <w:left w:w="80" w:type="dxa"/>
              <w:bottom w:w="50" w:type="dxa"/>
              <w:right w:w="80" w:type="dxa"/>
            </w:tcMar>
            <w:vAlign w:val="center"/>
          </w:tcPr>
          <w:p w:rsidR="00EE526E" w:rsidRDefault="00D67E16" w14:paraId="4DA20B5E" w14:textId="77777777">
            <w:r>
              <w:rPr>
                <w:sz w:val="16"/>
                <w:szCs w:val="16"/>
              </w:rPr>
              <w:t>Bandas crudas o calibración estática</w:t>
            </w:r>
          </w:p>
        </w:tc>
        <w:tc>
          <w:tcPr>
            <w:tcW w:w="4315" w:type="dxa"/>
            <w:tcMar>
              <w:top w:w="50" w:type="dxa"/>
              <w:left w:w="80" w:type="dxa"/>
              <w:bottom w:w="50" w:type="dxa"/>
              <w:right w:w="80" w:type="dxa"/>
            </w:tcMar>
            <w:vAlign w:val="center"/>
          </w:tcPr>
          <w:p w:rsidR="00EE526E" w:rsidRDefault="00D67E16" w14:paraId="5C9AE4F2" w14:textId="77777777">
            <w:r>
              <w:rPr>
                <w:sz w:val="16"/>
                <w:szCs w:val="16"/>
              </w:rPr>
              <w:t>Cobertura 62,6 % cruda y 67-72 % estática, frente a 78 % adaptativa</w:t>
            </w:r>
          </w:p>
        </w:tc>
      </w:tr>
      <w:tr w:rsidR="00EE526E" w14:paraId="27C1BB82" w14:textId="77777777">
        <w:trPr>
          <w:cantSplit/>
          <w:jc w:val="center"/>
        </w:trPr>
        <w:tc>
          <w:tcPr>
            <w:tcW w:w="2757" w:type="dxa"/>
            <w:tcMar>
              <w:top w:w="50" w:type="dxa"/>
              <w:left w:w="80" w:type="dxa"/>
              <w:bottom w:w="50" w:type="dxa"/>
              <w:right w:w="80" w:type="dxa"/>
            </w:tcMar>
            <w:vAlign w:val="center"/>
          </w:tcPr>
          <w:p w:rsidR="00EE526E" w:rsidRDefault="00D67E16" w14:paraId="74D28D2B" w14:textId="77777777">
            <w:r>
              <w:rPr>
                <w:sz w:val="16"/>
                <w:szCs w:val="16"/>
              </w:rPr>
              <w:t>Motor elegido por backtest: frecuencia de acción del 10 al 40 % y criterio de estabilidad (maximin entre mitades del periodo)</w:t>
            </w:r>
          </w:p>
        </w:tc>
        <w:tc>
          <w:tcPr>
            <w:tcW w:w="2277" w:type="dxa"/>
            <w:tcMar>
              <w:top w:w="50" w:type="dxa"/>
              <w:left w:w="80" w:type="dxa"/>
              <w:bottom w:w="50" w:type="dxa"/>
              <w:right w:w="80" w:type="dxa"/>
            </w:tcMar>
            <w:vAlign w:val="center"/>
          </w:tcPr>
          <w:p w:rsidR="00EE526E" w:rsidRDefault="00D67E16" w14:paraId="4C7E935F" w14:textId="77777777">
            <w:r>
              <w:rPr>
                <w:sz w:val="16"/>
                <w:szCs w:val="16"/>
              </w:rPr>
              <w:t>Elegir por la ventaja promedio del año; un umbral fijo único</w:t>
            </w:r>
          </w:p>
        </w:tc>
        <w:tc>
          <w:tcPr>
            <w:tcW w:w="4315" w:type="dxa"/>
            <w:tcMar>
              <w:top w:w="50" w:type="dxa"/>
              <w:left w:w="80" w:type="dxa"/>
              <w:bottom w:w="50" w:type="dxa"/>
              <w:right w:w="80" w:type="dxa"/>
            </w:tcMar>
            <w:vAlign w:val="center"/>
          </w:tcPr>
          <w:p w:rsidR="00EE526E" w:rsidRDefault="00D67E16" w14:paraId="2EE87AF4" w14:textId="77777777">
            <w:r>
              <w:rPr>
                <w:sz w:val="16"/>
                <w:szCs w:val="16"/>
              </w:rPr>
              <w:t>«banda» gana el promedio pero actúa en el 1,2 % de las horas de la primera mitad; el criterio estable elige «híbrido» (generador) y «rodante» (comercializador) (Tablas 18 y 19)</w:t>
            </w:r>
          </w:p>
        </w:tc>
      </w:tr>
    </w:tbl>
    <w:p w:rsidR="00EE526E" w:rsidRDefault="00EE526E" w14:paraId="4E432E09" w14:textId="77777777">
      <w:pPr>
        <w:spacing w:after="60"/>
        <w:jc w:val="both"/>
      </w:pPr>
    </w:p>
    <w:p w:rsidR="00EE526E" w:rsidRDefault="00D67E16" w14:paraId="0249F7E0" w14:textId="77777777">
      <w:pPr>
        <w:spacing w:after="100"/>
        <w:jc w:val="both"/>
      </w:pPr>
      <w:commentRangeStart w:id="224287573"/>
      <w:r w:rsidRPr="571BBE60" w:rsidR="36EA05EC">
        <w:rPr>
          <w:b w:val="1"/>
          <w:bCs w:val="1"/>
        </w:rPr>
        <w:t>Motor de decisión (cuatro métodos y selección por estabilidad</w:t>
      </w:r>
      <w:commentRangeEnd w:id="224287573"/>
      <w:r>
        <w:rPr>
          <w:rStyle w:val="CommentReference"/>
        </w:rPr>
        <w:commentReference w:id="224287573"/>
      </w:r>
      <w:r w:rsidRPr="571BBE60" w:rsidR="36EA05EC">
        <w:rPr>
          <w:b w:val="1"/>
          <w:bCs w:val="1"/>
        </w:rPr>
        <w:t>).</w:t>
      </w:r>
      <w:r w:rsidR="36EA05EC">
        <w:rPr/>
        <w:t xml:space="preserve"> (1) Cada méto</w:t>
      </w:r>
      <w:r w:rsidR="36EA05EC">
        <w:rPr/>
        <w:t xml:space="preserve">do fija un umbral bajo y uno alto y compara con ellos la mediana q50 de cada hora: por debajo del bajo el comercializador recibe «comprar» y el generador «retener»; por encima del alto, «evitar compra» y «vender»; en otro caso, </w:t>
      </w:r>
      <w:r w:rsidR="36EA05EC">
        <w:rPr/>
        <w:t xml:space="preserve">«esperar». Los umbrales por </w:t>
      </w:r>
      <w:r w:rsidR="36EA05EC">
        <w:rPr/>
        <w:t>defecto son los percentiles 25 y 75, el rango intercuartílico convencional para separar valores típicos de extremos [30]. (2) Los métodos difieren en la referencia: «fijo» usa los percentiles del precio de entrenamiento 2019-2025; «rodante», los de una ven</w:t>
      </w:r>
      <w:r w:rsidR="36EA05EC">
        <w:rPr/>
        <w:t>tana móvil causal de 30 días sobre q50, que se adapta al régimen vigente [31]; «banda» es el fijo más un filtro que emite «esperar» cuando el ancho q90 − q10 supera su percentil 75 histórico; e «híbrido», agregado en esta etapa, combina el umbral rodante c</w:t>
      </w:r>
      <w:r w:rsidR="36EA05EC">
        <w:rPr/>
        <w:t>on ese filtro de confianza. (3) El método activo se elige por backtesting: solo son admisibles los que actúan entre 10 % y 40 % de las horas y, entre ellos, gana el de mayor ventaja en la mitad más débil del periodo (criterio maximin [32]) y no el de mayor</w:t>
      </w:r>
      <w:r w:rsidR="36EA05EC">
        <w:rPr/>
        <w:t xml:space="preserve"> ventaja promedio, para descartar un método cuyo buen promedio dependa de un solo tramo del año.</w:t>
      </w:r>
    </w:p>
    <w:p w:rsidR="00EE526E" w:rsidRDefault="00D67E16" w14:paraId="6AB6EF5D" w14:textId="77777777">
      <w:pPr>
        <w:spacing w:after="100"/>
        <w:jc w:val="both"/>
      </w:pPr>
      <w:commentRangeStart w:id="1953085335"/>
      <w:r w:rsidRPr="571BBE60" w:rsidR="36EA05EC">
        <w:rPr>
          <w:b w:val="1"/>
          <w:bCs w:val="1"/>
        </w:rPr>
        <w:t>Dashboard</w:t>
      </w:r>
      <w:commentRangeEnd w:id="1953085335"/>
      <w:r>
        <w:rPr>
          <w:rStyle w:val="CommentReference"/>
        </w:rPr>
        <w:commentReference w:id="1953085335"/>
      </w:r>
      <w:r w:rsidRPr="571BBE60" w:rsidR="36EA05EC">
        <w:rPr>
          <w:b w:val="1"/>
          <w:bCs w:val="1"/>
        </w:rPr>
        <w:t>.</w:t>
      </w:r>
      <w:r w:rsidR="36EA05EC">
        <w:rPr/>
        <w:t xml:space="preserve"> La vista Operador aplica el método que elige el criterio de estabilidad y muestra, para la hora seleccionada, la acción recomendada, la posición del</w:t>
      </w:r>
      <w:r w:rsidR="36EA05EC">
        <w:rPr/>
        <w:t xml:space="preserve"> precio esperado entre los umbrales y un nivel de confianza según el ancho de la banda; la hora se elige con un selector o haciendo clic sobre la franja de 24 horas del día. La vista Analista permite fijar a mano el método (incluido «híbrido») y los percen</w:t>
      </w:r>
      <w:r w:rsidR="36EA05EC">
        <w:rPr/>
        <w:t>tiles, y recalcula el método sugerido sobre el rango de fechas elegido. Ambas vistas se verificaron sin errores con pruebas automatizadas de Streamlit en las cuatro combinaciones de rol y horizonte.</w:t>
      </w:r>
    </w:p>
    <w:p w:rsidR="00EE526E" w:rsidRDefault="00D67E16" w14:paraId="0709BC53" w14:textId="77777777">
      <w:pPr>
        <w:spacing w:after="100"/>
        <w:jc w:val="both"/>
      </w:pPr>
      <w:r>
        <w:rPr>
          <w:b/>
        </w:rPr>
        <w:t>Funcionamiento del prototipo.</w:t>
      </w:r>
      <w:r>
        <w:t xml:space="preserve"> El pipeline se ejecutó de p</w:t>
      </w:r>
      <w:r>
        <w:t xml:space="preserve">rincipio a fin: los notebooks 01 a 03 se reejecutaron sin errores (01 y 02 en una copia aislada del proyecto), el ensamble se regeneró con los datos corregidos y el dashboard corre localmente con los datos de 2026 (Figura 3). El código completo está en el </w:t>
      </w:r>
      <w:r>
        <w:t>Anexo 3 y los resultados que demuestran el funcionamiento de cada bloque, en la Sección 7.</w:t>
      </w:r>
    </w:p>
    <w:p w:rsidR="00EE526E" w:rsidRDefault="00D67E16" w14:paraId="1B8A7819" w14:textId="77777777">
      <w:pPr>
        <w:keepNext/>
        <w:spacing w:before="120"/>
        <w:jc w:val="center"/>
      </w:pPr>
      <w:r>
        <w:rPr>
          <w:noProof/>
        </w:rPr>
        <w:drawing>
          <wp:inline distT="0" distB="0" distL="0" distR="0" wp14:anchorId="4725DCCA" wp14:editId="129409F3">
            <wp:extent cx="3420000" cy="308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dashboard_operador.png"/>
                    <pic:cNvPicPr/>
                  </pic:nvPicPr>
                  <pic:blipFill>
                    <a:blip r:embed="rId9"/>
                    <a:stretch>
                      <a:fillRect/>
                    </a:stretch>
                  </pic:blipFill>
                  <pic:spPr>
                    <a:xfrm>
                      <a:off x="0" y="0"/>
                      <a:ext cx="3420000" cy="3087500"/>
                    </a:xfrm>
                    <a:prstGeom prst="rect">
                      <a:avLst/>
                    </a:prstGeom>
                  </pic:spPr>
                </pic:pic>
              </a:graphicData>
            </a:graphic>
          </wp:inline>
        </w:drawing>
      </w:r>
    </w:p>
    <w:p w:rsidR="00EE526E" w:rsidRDefault="00D67E16" w14:paraId="2A2E168C" w14:textId="77777777">
      <w:pPr>
        <w:spacing w:after="160"/>
        <w:jc w:val="center"/>
      </w:pPr>
      <w:r>
        <w:rPr>
          <w:b/>
          <w:sz w:val="20"/>
          <w:szCs w:val="20"/>
        </w:rPr>
        <w:t>Figura 3.</w:t>
      </w:r>
      <w:r>
        <w:rPr>
          <w:sz w:val="20"/>
          <w:szCs w:val="20"/>
        </w:rPr>
        <w:t xml:space="preserve"> Prototipo del dashboard en funcionamiento, vista Operador (5 de agosto de 2026, 08:00 h, rol generador).</w:t>
      </w:r>
    </w:p>
    <w:p w:rsidR="00CF4876" w:rsidRDefault="00CF4876" w14:paraId="4523CCEE" w14:textId="77777777">
      <w:pPr>
        <w:rPr>
          <w:b/>
          <w:bCs/>
          <w:color w:val="1F4E79"/>
          <w:sz w:val="30"/>
          <w:szCs w:val="30"/>
        </w:rPr>
      </w:pPr>
      <w:bookmarkStart w:name="_Toc240440257" w:id="96"/>
    </w:p>
    <w:p w:rsidR="00482E0E" w:rsidP="00874741" w:rsidRDefault="00D67E16" w14:paraId="097998A9" w14:textId="77777777">
      <w:pPr>
        <w:pStyle w:val="Heading1"/>
        <w:keepNext/>
        <w:numPr>
          <w:ilvl w:val="0"/>
          <w:numId w:val="4"/>
        </w:numPr>
        <w:spacing w:before="420"/>
      </w:pPr>
      <w:bookmarkStart w:name="_Toc241072132" w:id="97"/>
      <w:bookmarkStart w:name="_Toc241072498" w:id="98"/>
      <w:bookmarkStart w:name="_Toc241232109" w:id="99"/>
      <w:r>
        <w:t xml:space="preserve">Pruebas, resultados y análisis de </w:t>
      </w:r>
      <w:r>
        <w:t>resultados</w:t>
      </w:r>
      <w:bookmarkEnd w:id="96"/>
      <w:bookmarkEnd w:id="97"/>
      <w:bookmarkEnd w:id="98"/>
      <w:bookmarkEnd w:id="99"/>
    </w:p>
    <w:p w:rsidR="00482E0E" w:rsidP="00874741" w:rsidRDefault="00D67E16" w14:paraId="18E248D7" w14:textId="77777777">
      <w:pPr>
        <w:pStyle w:val="Heading2"/>
        <w:keepNext/>
        <w:numPr>
          <w:ilvl w:val="1"/>
          <w:numId w:val="4"/>
        </w:numPr>
        <w:spacing w:before="300"/>
      </w:pPr>
      <w:bookmarkStart w:name="_Toc240440258" w:id="100"/>
      <w:bookmarkStart w:name="_Toc241072133" w:id="101"/>
      <w:bookmarkStart w:name="_Toc241072499" w:id="102"/>
      <w:bookmarkStart w:name="_Toc241232110" w:id="103"/>
      <w:r>
        <w:t>Planeación del diseño del experimento</w:t>
      </w:r>
      <w:bookmarkEnd w:id="100"/>
      <w:bookmarkEnd w:id="101"/>
      <w:bookmarkEnd w:id="102"/>
      <w:bookmarkEnd w:id="103"/>
    </w:p>
    <w:p w:rsidR="00EE526E" w:rsidRDefault="00D67E16" w14:paraId="3C11117C" w14:textId="77777777">
      <w:pPr>
        <w:spacing w:after="100"/>
        <w:jc w:val="both"/>
      </w:pPr>
      <w:r>
        <w:rPr>
          <w:b/>
        </w:rPr>
        <w:t>Pregunta técnica.</w:t>
      </w:r>
      <w:r>
        <w:t xml:space="preserve"> ¿La plataforma pronostica el precio de bolsa horario a 24-72 h con un error significativamente menor que la persistencia (rMAE &lt; 1) y con bandas cuya cobertura esté cerca del 80 %?</w:t>
      </w:r>
    </w:p>
    <w:p w:rsidR="00EE526E" w:rsidRDefault="00D67E16" w14:paraId="75D8906B" w14:textId="77777777">
      <w:pPr>
        <w:spacing w:after="100"/>
        <w:jc w:val="both"/>
      </w:pPr>
      <w:r>
        <w:rPr>
          <w:b/>
        </w:rPr>
        <w:t>Hipótesi</w:t>
      </w:r>
      <w:r>
        <w:rPr>
          <w:b/>
        </w:rPr>
        <w:t>s.</w:t>
      </w:r>
      <w:r>
        <w:t xml:space="preserve"> Para cada hora </w:t>
      </w:r>
      <w:r>
        <w:rPr>
          <w:i/>
        </w:rPr>
        <w:t>t</w:t>
      </w:r>
      <w:r>
        <w:t>, d</w:t>
      </w:r>
      <w:r>
        <w:rPr>
          <w:vertAlign w:val="subscript"/>
        </w:rPr>
        <w:t>t</w:t>
      </w:r>
      <w:r>
        <w:t xml:space="preserve"> = |e</w:t>
      </w:r>
      <w:r>
        <w:rPr>
          <w:vertAlign w:val="subscript"/>
        </w:rPr>
        <w:t>t</w:t>
      </w:r>
      <w:r>
        <w:rPr>
          <w:vertAlign w:val="superscript"/>
        </w:rPr>
        <w:t>pers</w:t>
      </w:r>
      <w:r>
        <w:t>| − |e</w:t>
      </w:r>
      <w:r>
        <w:rPr>
          <w:vertAlign w:val="subscript"/>
        </w:rPr>
        <w:t>t</w:t>
      </w:r>
      <w:r>
        <w:rPr>
          <w:vertAlign w:val="superscript"/>
        </w:rPr>
        <w:t>ens</w:t>
      </w:r>
      <w:r>
        <w:t xml:space="preserve">| es la diferencia entre el error absoluto de la persistencia y el del ensamble. </w:t>
      </w:r>
      <w:r>
        <w:rPr>
          <w:b/>
        </w:rPr>
        <w:t>H</w:t>
      </w:r>
      <w:r>
        <w:rPr>
          <w:b/>
          <w:vertAlign w:val="subscript"/>
        </w:rPr>
        <w:t>0</w:t>
      </w:r>
      <w:r>
        <w:rPr>
          <w:b/>
        </w:rPr>
        <w:t>:</w:t>
      </w:r>
      <w:r>
        <w:t xml:space="preserve"> E[d</w:t>
      </w:r>
      <w:r>
        <w:rPr>
          <w:vertAlign w:val="subscript"/>
        </w:rPr>
        <w:t>t</w:t>
      </w:r>
      <w:r>
        <w:t xml:space="preserve">] = 0 (el ensamble no es más preciso). </w:t>
      </w:r>
      <w:r>
        <w:rPr>
          <w:b/>
        </w:rPr>
        <w:t>H</w:t>
      </w:r>
      <w:r>
        <w:rPr>
          <w:b/>
          <w:vertAlign w:val="subscript"/>
        </w:rPr>
        <w:t>1</w:t>
      </w:r>
      <w:r>
        <w:rPr>
          <w:b/>
        </w:rPr>
        <w:t>:</w:t>
      </w:r>
      <w:r>
        <w:t xml:space="preserve"> E[d</w:t>
      </w:r>
      <w:r>
        <w:rPr>
          <w:vertAlign w:val="subscript"/>
        </w:rPr>
        <w:t>t</w:t>
      </w:r>
      <w:r>
        <w:t xml:space="preserve">] &gt; 0 (el ensamble tiene menor error). La prueba es </w:t>
      </w:r>
      <w:r>
        <w:rPr>
          <w:b/>
        </w:rPr>
        <w:t>de una cola</w:t>
      </w:r>
      <w:r>
        <w:t>, porque la especificación exige superar a la referencia; se aplica a 24 h y a 72 h. Para los modelos individuales en cada origen se usa la de dos colas, para detectar si ganan o pierden.</w:t>
      </w:r>
    </w:p>
    <w:p w:rsidR="00EE526E" w:rsidRDefault="00D67E16" w14:paraId="102958ED" w14:textId="77777777">
      <w:pPr>
        <w:spacing w:after="100"/>
        <w:jc w:val="both"/>
      </w:pPr>
      <w:r>
        <w:rPr>
          <w:b/>
        </w:rPr>
        <w:t>Varia</w:t>
      </w:r>
      <w:r>
        <w:rPr>
          <w:b/>
        </w:rPr>
        <w:t>bles.</w:t>
      </w:r>
      <w:r>
        <w:t xml:space="preserve"> La variable dependiente es el error absoluto horario |y</w:t>
      </w:r>
      <w:r>
        <w:rPr>
          <w:vertAlign w:val="subscript"/>
        </w:rPr>
        <w:t>t</w:t>
      </w:r>
      <w:r>
        <w:t xml:space="preserve"> − ŷ</w:t>
      </w:r>
      <w:r>
        <w:rPr>
          <w:vertAlign w:val="subscript"/>
        </w:rPr>
        <w:t>t</w:t>
      </w:r>
      <w:r>
        <w:t>| (COP/kWh), resumido en MAE, RMSE, MAPE y sMAPE. Los factores son: modelo (7 niveles: seis votantes y ensamble), horizonte (3 tramos de 24 h), origen temporal (6 regímenes ENSO), pesos del</w:t>
      </w:r>
      <w:r>
        <w:t xml:space="preserve"> combinador (validación cruzada con 10 particiones o versión desplegable causal) y hora de lanzamiento (00:00 o 23:00). El método es una </w:t>
      </w:r>
      <w:r>
        <w:rPr>
          <w:b/>
        </w:rPr>
        <w:t>evaluación fuera de muestra con origen móvil</w:t>
      </w:r>
      <w:r>
        <w:t xml:space="preserve"> (walk-forward) [16] con comparaciones pareadas hora a hora.</w:t>
      </w:r>
    </w:p>
    <w:p w:rsidR="00482E0E" w:rsidRDefault="00482E0E" w14:paraId="1D453FE9" w14:textId="77777777">
      <w:pPr>
        <w:pStyle w:val="Heading3"/>
      </w:pPr>
    </w:p>
    <w:p w:rsidR="00482E0E" w:rsidP="00874741" w:rsidRDefault="00D67E16" w14:paraId="04B18FE3" w14:textId="77777777">
      <w:pPr>
        <w:pStyle w:val="Heading3"/>
        <w:keepNext/>
        <w:numPr>
          <w:ilvl w:val="2"/>
          <w:numId w:val="4"/>
        </w:numPr>
      </w:pPr>
      <w:bookmarkStart w:name="_Toc240440261" w:id="104"/>
      <w:bookmarkStart w:name="_Toc241072136" w:id="105"/>
      <w:bookmarkStart w:name="_Toc241072500" w:id="106"/>
      <w:bookmarkStart w:name="_Toc241232111" w:id="107"/>
      <w:r>
        <w:t>Instrumentaci</w:t>
      </w:r>
      <w:r>
        <w:t>ón y validación</w:t>
      </w:r>
      <w:bookmarkEnd w:id="104"/>
      <w:bookmarkEnd w:id="105"/>
      <w:bookmarkEnd w:id="106"/>
      <w:bookmarkEnd w:id="107"/>
    </w:p>
    <w:p w:rsidR="00EE526E" w:rsidRDefault="00D67E16" w14:paraId="2AE99A75" w14:textId="77777777">
      <w:pPr>
        <w:spacing w:after="100"/>
        <w:jc w:val="both"/>
      </w:pPr>
      <w:r>
        <w:rPr>
          <w:b/>
        </w:rPr>
        <w:t>Instrumento:</w:t>
      </w:r>
      <w:r>
        <w:t xml:space="preserve"> la serie oficial de precio de XM [4], horaria y con hasta cinco decimales en COP/kWh; su error es despreciable frente a los de pronóstico. Equipo: AMD Ryzen 7 7730U, 15,4 GB de RAM, sin GPU. </w:t>
      </w:r>
      <w:r>
        <w:rPr>
          <w:b/>
        </w:rPr>
        <w:t>Repeticiones:</w:t>
      </w:r>
      <w:r>
        <w:t xml:space="preserve"> 5.184 pares hora a hor</w:t>
      </w:r>
      <w:r>
        <w:t xml:space="preserve">a en 2026 (216 días), muy por encima de 30; la autocorrelación se corrige con la varianza de Newey-West [33]. El walk-forward suma seis orígenes de 5.184 a 8.784 horas, y la combinación se repitió con 10 particiones. </w:t>
      </w:r>
      <w:r>
        <w:rPr>
          <w:b/>
        </w:rPr>
        <w:t>Significancia:</w:t>
      </w:r>
      <w:r>
        <w:t xml:space="preserve"> α = 0,05.</w:t>
      </w:r>
    </w:p>
    <w:p w:rsidR="00EE526E" w:rsidRDefault="00D67E16" w14:paraId="5ED74DAC" w14:textId="77777777">
      <w:pPr>
        <w:spacing w:after="100"/>
        <w:jc w:val="both"/>
      </w:pPr>
      <w:r>
        <w:rPr>
          <w:b/>
        </w:rPr>
        <w:t>Invalidación i</w:t>
      </w:r>
      <w:r>
        <w:rPr>
          <w:b/>
        </w:rPr>
        <w:t>nterna controlada.</w:t>
      </w:r>
      <w:r>
        <w:t xml:space="preserve"> </w:t>
      </w:r>
      <w:r>
        <w:rPr>
          <w:i/>
        </w:rPr>
        <w:t>Historia y maduración</w:t>
      </w:r>
      <w:r>
        <w:t xml:space="preserve">: seis orígenes con regímenes distintos. </w:t>
      </w:r>
      <w:r>
        <w:rPr>
          <w:i/>
        </w:rPr>
        <w:t>Instrumentación</w:t>
      </w:r>
      <w:r>
        <w:t>: mismo dataset, periodo y código de métricas para todos; una auditoría de reproducibilidad detectó que la demanda del 4-5 de agosto de 2026 estaba entre 70 % y</w:t>
      </w:r>
      <w:r>
        <w:t xml:space="preserve"> 86 % por debajo del valor real, y se corrigió y reentrenó. </w:t>
      </w:r>
      <w:r>
        <w:rPr>
          <w:i/>
        </w:rPr>
        <w:t>Regresión estadística</w:t>
      </w:r>
      <w:r>
        <w:t xml:space="preserve">: se usa todo 2026, sin elegir periodos extremos. </w:t>
      </w:r>
      <w:r>
        <w:rPr>
          <w:i/>
        </w:rPr>
        <w:t>Fuga</w:t>
      </w:r>
      <w:r>
        <w:t>: sin variables contemporáneas; hiperparámetros ajustados contra 2025. La composición del ensamble (incluido GARCH-ged) s</w:t>
      </w:r>
      <w:r>
        <w:t>í se eligió observando 2026; por eso se reporta la versión desplegable como cifra de operación.</w:t>
      </w:r>
    </w:p>
    <w:p w:rsidR="00482E0E" w:rsidP="00874741" w:rsidRDefault="00D67E16" w14:paraId="04CBB128" w14:textId="77777777">
      <w:pPr>
        <w:pStyle w:val="Heading3"/>
        <w:keepNext/>
        <w:numPr>
          <w:ilvl w:val="2"/>
          <w:numId w:val="4"/>
        </w:numPr>
      </w:pPr>
      <w:bookmarkStart w:name="_Toc240440262" w:id="108"/>
      <w:bookmarkStart w:name="_Toc241072137" w:id="109"/>
      <w:bookmarkStart w:name="_Toc241072501" w:id="110"/>
      <w:bookmarkStart w:name="_Toc241232112" w:id="111"/>
      <w:r>
        <w:t>Marco normativo de las pruebas</w:t>
      </w:r>
      <w:bookmarkEnd w:id="108"/>
      <w:bookmarkEnd w:id="109"/>
      <w:bookmarkEnd w:id="110"/>
      <w:bookmarkEnd w:id="111"/>
    </w:p>
    <w:p w:rsidR="00EE526E" w:rsidRDefault="00D67E16" w14:paraId="1557EDB4" w14:textId="77777777">
      <w:pPr>
        <w:spacing w:after="100"/>
        <w:jc w:val="both"/>
      </w:pPr>
      <w:r>
        <w:t>No existe una norma IEC o IEEE para evaluar pronósticos de precio de electricidad. Se sigue el protocolo del benchmark abierto de</w:t>
      </w:r>
      <w:r>
        <w:t xml:space="preserve"> Lago et al. [7], referente de la comunidad EPF: evaluación fuera de muestra, referencia ingenua, error relativo y prueba de Diebold-Mariano [6] con varianza HAC [33]; las métricas adimensionales siguen a Hyndman y Koehler [24] y las fechas, la ISO 8601 [1</w:t>
      </w:r>
      <w:r>
        <w:t>7].</w:t>
      </w:r>
    </w:p>
    <w:p w:rsidR="00482E0E" w:rsidP="00874741" w:rsidRDefault="00D67E16" w14:paraId="6946BF45" w14:textId="77777777">
      <w:pPr>
        <w:pStyle w:val="Heading2"/>
        <w:keepNext/>
        <w:numPr>
          <w:ilvl w:val="1"/>
          <w:numId w:val="4"/>
        </w:numPr>
        <w:spacing w:before="300"/>
      </w:pPr>
      <w:bookmarkStart w:name="_Toc240440263" w:id="112"/>
      <w:bookmarkStart w:name="_Toc241072138" w:id="113"/>
      <w:bookmarkStart w:name="_Toc241072502" w:id="114"/>
      <w:bookmarkStart w:name="_Toc241232113" w:id="115"/>
      <w:r>
        <w:t>Ejecución del plan experimental</w:t>
      </w:r>
      <w:bookmarkEnd w:id="112"/>
      <w:bookmarkEnd w:id="113"/>
      <w:bookmarkEnd w:id="114"/>
      <w:bookmarkEnd w:id="115"/>
    </w:p>
    <w:p w:rsidR="00EE526E" w:rsidRDefault="00D67E16" w14:paraId="5A24B2B3" w14:textId="77777777">
      <w:pPr>
        <w:spacing w:after="100"/>
        <w:jc w:val="both"/>
      </w:pPr>
      <w:r>
        <w:t>El plan se ejecutó en el orden previsto: dataset maestro, características, entrenamiento con 2019-2025 y pronóstico de 2026, walk-forward, combinación, producto de 72 h, calibración de bandas y backtesting del motor. Hub</w:t>
      </w:r>
      <w:r>
        <w:t xml:space="preserve">o dos ajustes: la corrección de la demanda (que obligó a repetir el entrenamiento y la </w:t>
      </w:r>
      <w:r>
        <w:t>combinación) y el análisis de la hora de lanzamiento, al detectar que las redes usan un corte a las 00:00, más favorable que el de las 23:00. Ecuaciones de procesamiento</w:t>
      </w:r>
      <w:r>
        <w:t xml:space="preserve"> (N horas, y</w:t>
      </w:r>
      <w:r>
        <w:rPr>
          <w:vertAlign w:val="subscript"/>
        </w:rPr>
        <w:t>t</w:t>
      </w:r>
      <w:r>
        <w:t xml:space="preserve"> real, ŷ</w:t>
      </w:r>
      <w:r>
        <w:rPr>
          <w:vertAlign w:val="subscript"/>
        </w:rPr>
        <w:t>t</w:t>
      </w:r>
      <w:r>
        <w:t xml:space="preserve"> pronóstico):</w:t>
      </w:r>
    </w:p>
    <w:p w:rsidR="00EE526E" w:rsidRDefault="00D67E16" w14:paraId="4CE867CD" w14:textId="77777777">
      <w:pPr>
        <w:tabs>
          <w:tab w:val="center" w:pos="4680"/>
          <w:tab w:val="right" w:pos="9350"/>
        </w:tabs>
        <w:spacing w:before="40" w:after="100"/>
      </w:pPr>
      <w:r>
        <w:tab/>
      </w:r>
      <w:r>
        <w:rPr>
          <w:i/>
        </w:rPr>
        <w:t>MAE = (1/N) Σ</w:t>
      </w:r>
      <w:r>
        <w:rPr>
          <w:i/>
          <w:vertAlign w:val="subscript"/>
        </w:rPr>
        <w:t>t</w:t>
      </w:r>
      <w:r>
        <w:rPr>
          <w:i/>
        </w:rPr>
        <w:t xml:space="preserve"> | y</w:t>
      </w:r>
      <w:r>
        <w:rPr>
          <w:i/>
          <w:vertAlign w:val="subscript"/>
        </w:rPr>
        <w:t>t</w:t>
      </w:r>
      <w:r>
        <w:rPr>
          <w:i/>
        </w:rPr>
        <w:t xml:space="preserve"> − ŷ</w:t>
      </w:r>
      <w:r>
        <w:rPr>
          <w:i/>
          <w:vertAlign w:val="subscript"/>
        </w:rPr>
        <w:t>t</w:t>
      </w:r>
      <w:r>
        <w:rPr>
          <w:i/>
        </w:rPr>
        <w:t xml:space="preserve"> |,     RMSE = √[ (1/N) Σ</w:t>
      </w:r>
      <w:r>
        <w:rPr>
          <w:i/>
          <w:vertAlign w:val="subscript"/>
        </w:rPr>
        <w:t>t</w:t>
      </w:r>
      <w:r>
        <w:rPr>
          <w:i/>
        </w:rPr>
        <w:t xml:space="preserve"> ( y</w:t>
      </w:r>
      <w:r>
        <w:rPr>
          <w:i/>
          <w:vertAlign w:val="subscript"/>
        </w:rPr>
        <w:t>t</w:t>
      </w:r>
      <w:r>
        <w:rPr>
          <w:i/>
        </w:rPr>
        <w:t xml:space="preserve"> − ŷ</w:t>
      </w:r>
      <w:r>
        <w:rPr>
          <w:i/>
          <w:vertAlign w:val="subscript"/>
        </w:rPr>
        <w:t>t</w:t>
      </w:r>
      <w:r>
        <w:rPr>
          <w:i/>
        </w:rPr>
        <w:t xml:space="preserve"> )² ]</w:t>
      </w:r>
      <w:r>
        <w:tab/>
      </w:r>
      <w:r>
        <w:t>(2)</w:t>
      </w:r>
    </w:p>
    <w:p w:rsidR="00EE526E" w:rsidRDefault="00D67E16" w14:paraId="0AE2F719" w14:textId="77777777">
      <w:pPr>
        <w:tabs>
          <w:tab w:val="center" w:pos="4680"/>
          <w:tab w:val="right" w:pos="9350"/>
        </w:tabs>
        <w:spacing w:before="40" w:after="100"/>
      </w:pPr>
      <w:r>
        <w:tab/>
      </w:r>
      <w:r>
        <w:rPr>
          <w:i/>
        </w:rPr>
        <w:t>MAPE = (100 %/N) Σ</w:t>
      </w:r>
      <w:r>
        <w:rPr>
          <w:i/>
          <w:vertAlign w:val="subscript"/>
        </w:rPr>
        <w:t>t</w:t>
      </w:r>
      <w:r>
        <w:rPr>
          <w:i/>
        </w:rPr>
        <w:t xml:space="preserve"> | y</w:t>
      </w:r>
      <w:r>
        <w:rPr>
          <w:i/>
          <w:vertAlign w:val="subscript"/>
        </w:rPr>
        <w:t>t</w:t>
      </w:r>
      <w:r>
        <w:rPr>
          <w:i/>
        </w:rPr>
        <w:t xml:space="preserve"> − ŷ</w:t>
      </w:r>
      <w:r>
        <w:rPr>
          <w:i/>
          <w:vertAlign w:val="subscript"/>
        </w:rPr>
        <w:t>t</w:t>
      </w:r>
      <w:r>
        <w:rPr>
          <w:i/>
        </w:rPr>
        <w:t xml:space="preserve"> | / y</w:t>
      </w:r>
      <w:r>
        <w:rPr>
          <w:i/>
          <w:vertAlign w:val="subscript"/>
        </w:rPr>
        <w:t>t</w:t>
      </w:r>
      <w:r>
        <w:rPr>
          <w:i/>
        </w:rPr>
        <w:t>,     sMAPE = (100 %/N) Σ</w:t>
      </w:r>
      <w:r>
        <w:rPr>
          <w:i/>
          <w:vertAlign w:val="subscript"/>
        </w:rPr>
        <w:t>t</w:t>
      </w:r>
      <w:r>
        <w:rPr>
          <w:i/>
        </w:rPr>
        <w:t xml:space="preserve"> | y</w:t>
      </w:r>
      <w:r>
        <w:rPr>
          <w:i/>
          <w:vertAlign w:val="subscript"/>
        </w:rPr>
        <w:t>t</w:t>
      </w:r>
      <w:r>
        <w:rPr>
          <w:i/>
        </w:rPr>
        <w:t xml:space="preserve"> − ŷ</w:t>
      </w:r>
      <w:r>
        <w:rPr>
          <w:i/>
          <w:vertAlign w:val="subscript"/>
        </w:rPr>
        <w:t>t</w:t>
      </w:r>
      <w:r>
        <w:rPr>
          <w:i/>
        </w:rPr>
        <w:t xml:space="preserve"> | / [ ( |y</w:t>
      </w:r>
      <w:r>
        <w:rPr>
          <w:i/>
          <w:vertAlign w:val="subscript"/>
        </w:rPr>
        <w:t>t</w:t>
      </w:r>
      <w:r>
        <w:rPr>
          <w:i/>
        </w:rPr>
        <w:t>| + |ŷ</w:t>
      </w:r>
      <w:r>
        <w:rPr>
          <w:i/>
          <w:vertAlign w:val="subscript"/>
        </w:rPr>
        <w:t>t</w:t>
      </w:r>
      <w:r>
        <w:rPr>
          <w:i/>
        </w:rPr>
        <w:t>| ) / 2 ]</w:t>
      </w:r>
      <w:r>
        <w:tab/>
      </w:r>
      <w:r>
        <w:t>(3)</w:t>
      </w:r>
    </w:p>
    <w:p w:rsidR="00EE526E" w:rsidRDefault="00D67E16" w14:paraId="402E2278" w14:textId="77777777">
      <w:pPr>
        <w:tabs>
          <w:tab w:val="center" w:pos="4680"/>
          <w:tab w:val="right" w:pos="9350"/>
        </w:tabs>
        <w:spacing w:before="40" w:after="100"/>
      </w:pPr>
      <w:r>
        <w:tab/>
      </w:r>
      <w:r>
        <w:rPr>
          <w:i/>
        </w:rPr>
        <w:t>rMAE = MAE</w:t>
      </w:r>
      <w:r>
        <w:rPr>
          <w:i/>
          <w:vertAlign w:val="subscript"/>
        </w:rPr>
        <w:t>modelo</w:t>
      </w:r>
      <w:r>
        <w:rPr>
          <w:i/>
        </w:rPr>
        <w:t xml:space="preserve"> / MAE</w:t>
      </w:r>
      <w:r>
        <w:rPr>
          <w:i/>
          <w:vertAlign w:val="subscript"/>
        </w:rPr>
        <w:t>pers</w:t>
      </w:r>
      <w:r>
        <w:rPr>
          <w:i/>
        </w:rPr>
        <w:t>,     MASE = MAE</w:t>
      </w:r>
      <w:r>
        <w:rPr>
          <w:i/>
          <w:vertAlign w:val="subscript"/>
        </w:rPr>
        <w:t>modelo</w:t>
      </w:r>
      <w:r>
        <w:rPr>
          <w:i/>
        </w:rPr>
        <w:t xml:space="preserve"> / [ (1/(T−24)) Σ</w:t>
      </w:r>
      <w:r>
        <w:rPr>
          <w:i/>
          <w:vertAlign w:val="subscript"/>
        </w:rPr>
        <w:t>t</w:t>
      </w:r>
      <w:r>
        <w:rPr>
          <w:i/>
        </w:rPr>
        <w:t xml:space="preserve"> | y</w:t>
      </w:r>
      <w:r>
        <w:rPr>
          <w:i/>
          <w:vertAlign w:val="subscript"/>
        </w:rPr>
        <w:t>t</w:t>
      </w:r>
      <w:r>
        <w:rPr>
          <w:i/>
        </w:rPr>
        <w:t xml:space="preserve"> − y</w:t>
      </w:r>
      <w:r>
        <w:rPr>
          <w:i/>
          <w:vertAlign w:val="subscript"/>
        </w:rPr>
        <w:t>t−24</w:t>
      </w:r>
      <w:r>
        <w:rPr>
          <w:i/>
        </w:rPr>
        <w:t xml:space="preserve"> | ]</w:t>
      </w:r>
      <w:r>
        <w:rPr>
          <w:i/>
          <w:vertAlign w:val="subscript"/>
        </w:rPr>
        <w:t>entrenamiento</w:t>
      </w:r>
      <w:r>
        <w:tab/>
      </w:r>
      <w:r>
        <w:t>(4)</w:t>
      </w:r>
    </w:p>
    <w:p w:rsidR="00EE526E" w:rsidRDefault="00D67E16" w14:paraId="44ED2BC3" w14:textId="77777777">
      <w:pPr>
        <w:tabs>
          <w:tab w:val="center" w:pos="4680"/>
          <w:tab w:val="right" w:pos="9350"/>
        </w:tabs>
        <w:spacing w:before="40" w:after="100"/>
      </w:pPr>
      <w:r>
        <w:tab/>
      </w:r>
      <w:r>
        <w:rPr>
          <w:i/>
        </w:rPr>
        <w:t>DM = d̄ / √( V̂</w:t>
      </w:r>
      <w:r>
        <w:rPr>
          <w:i/>
          <w:vertAlign w:val="subscript"/>
        </w:rPr>
        <w:t>HAC</w:t>
      </w:r>
      <w:r>
        <w:rPr>
          <w:i/>
        </w:rPr>
        <w:t>(d̄) ),     d</w:t>
      </w:r>
      <w:r>
        <w:rPr>
          <w:i/>
          <w:vertAlign w:val="subscript"/>
        </w:rPr>
        <w:t>t</w:t>
      </w:r>
      <w:r>
        <w:rPr>
          <w:i/>
        </w:rPr>
        <w:t xml:space="preserve"> = | e</w:t>
      </w:r>
      <w:r>
        <w:rPr>
          <w:i/>
          <w:vertAlign w:val="subscript"/>
        </w:rPr>
        <w:t>t</w:t>
      </w:r>
      <w:r>
        <w:rPr>
          <w:i/>
          <w:vertAlign w:val="superscript"/>
        </w:rPr>
        <w:t>ref</w:t>
      </w:r>
      <w:r>
        <w:rPr>
          <w:i/>
        </w:rPr>
        <w:t xml:space="preserve"> | − | e</w:t>
      </w:r>
      <w:r>
        <w:rPr>
          <w:i/>
          <w:vertAlign w:val="subscript"/>
        </w:rPr>
        <w:t>t</w:t>
      </w:r>
      <w:r>
        <w:rPr>
          <w:i/>
          <w:vertAlign w:val="superscript"/>
        </w:rPr>
        <w:t>modelo</w:t>
      </w:r>
      <w:r>
        <w:rPr>
          <w:i/>
        </w:rPr>
        <w:t xml:space="preserve"> |</w:t>
      </w:r>
      <w:r>
        <w:tab/>
      </w:r>
      <w:r>
        <w:t>(5)</w:t>
      </w:r>
    </w:p>
    <w:p w:rsidR="00EE526E" w:rsidRDefault="00D67E16" w14:paraId="59B4AD55" w14:textId="77777777">
      <w:pPr>
        <w:tabs>
          <w:tab w:val="center" w:pos="4680"/>
          <w:tab w:val="right" w:pos="9350"/>
        </w:tabs>
        <w:spacing w:before="40" w:after="100"/>
      </w:pPr>
      <w:r>
        <w:tab/>
      </w:r>
      <w:r>
        <w:rPr>
          <w:i/>
        </w:rPr>
        <w:t>P(f</w:t>
      </w:r>
      <w:r>
        <w:rPr>
          <w:i/>
          <w:vertAlign w:val="subscript"/>
        </w:rPr>
        <w:t>k</w:t>
      </w:r>
      <w:r>
        <w:rPr>
          <w:i/>
        </w:rPr>
        <w:t>) = (1/N) | Σ</w:t>
      </w:r>
      <w:r>
        <w:rPr>
          <w:i/>
          <w:vertAlign w:val="subscript"/>
        </w:rPr>
        <w:t>n=0</w:t>
      </w:r>
      <w:r>
        <w:rPr>
          <w:i/>
          <w:vertAlign w:val="superscript"/>
        </w:rPr>
        <w:t>N−1</w:t>
      </w:r>
      <w:r>
        <w:rPr>
          <w:i/>
        </w:rPr>
        <w:t xml:space="preserve"> x[n] · e</w:t>
      </w:r>
      <w:r>
        <w:rPr>
          <w:i/>
          <w:vertAlign w:val="superscript"/>
        </w:rPr>
        <w:t>−</w:t>
      </w:r>
      <w:r>
        <w:rPr>
          <w:i/>
          <w:vertAlign w:val="superscript"/>
        </w:rPr>
        <w:t>j2πkn/N</w:t>
      </w:r>
      <w:r>
        <w:rPr>
          <w:i/>
        </w:rPr>
        <w:t xml:space="preserve"> |²,     f</w:t>
      </w:r>
      <w:r>
        <w:rPr>
          <w:i/>
          <w:vertAlign w:val="subscript"/>
        </w:rPr>
        <w:t>s</w:t>
      </w:r>
      <w:r>
        <w:rPr>
          <w:i/>
        </w:rPr>
        <w:t xml:space="preserve"> = 1 muestra/h</w:t>
      </w:r>
      <w:r>
        <w:tab/>
      </w:r>
      <w:r>
        <w:t>(6)</w:t>
      </w:r>
    </w:p>
    <w:p w:rsidR="00EE526E" w:rsidRDefault="00D67E16" w14:paraId="036A7963" w14:textId="77777777">
      <w:pPr>
        <w:spacing w:after="100"/>
        <w:jc w:val="both"/>
      </w:pPr>
      <w:r>
        <w:t>La Ecuación 6 es el periodograma de la serie sin tendencia [3</w:t>
      </w:r>
      <w:r>
        <w:t>4]; con f</w:t>
      </w:r>
      <w:r>
        <w:rPr>
          <w:vertAlign w:val="subscript"/>
        </w:rPr>
        <w:t>s</w:t>
      </w:r>
      <w:r>
        <w:t xml:space="preserve"> = 1 muestra/h, el período en horas es 1/f. El filtro de Savitzky-Golay [35] ajusta en cada ventana de 721 h un polinomio de orden 3 por mínimos cuadrados. La cobertura es el porcentaje de horas con q10 ≤ y</w:t>
      </w:r>
      <w:r>
        <w:rPr>
          <w:vertAlign w:val="subscript"/>
        </w:rPr>
        <w:t>t</w:t>
      </w:r>
      <w:r>
        <w:t xml:space="preserve"> ≤ q90 y la ventaja del motor, la difer</w:t>
      </w:r>
      <w:r>
        <w:t>encia entre el precio medio en las horas de acción y el del periodo.</w:t>
      </w:r>
    </w:p>
    <w:p w:rsidR="00482E0E" w:rsidP="00874741" w:rsidRDefault="00D67E16" w14:paraId="26BF86D6" w14:textId="77777777">
      <w:pPr>
        <w:pStyle w:val="Heading2"/>
        <w:keepNext/>
        <w:numPr>
          <w:ilvl w:val="1"/>
          <w:numId w:val="4"/>
        </w:numPr>
        <w:spacing w:before="300"/>
      </w:pPr>
      <w:bookmarkStart w:name="_Toc240440264" w:id="116"/>
      <w:bookmarkStart w:name="_Toc241072139" w:id="117"/>
      <w:bookmarkStart w:name="_Toc241072503" w:id="118"/>
      <w:bookmarkStart w:name="_Toc241232114" w:id="119"/>
      <w:r>
        <w:t>Resultados</w:t>
      </w:r>
      <w:bookmarkEnd w:id="116"/>
      <w:bookmarkEnd w:id="117"/>
      <w:bookmarkEnd w:id="118"/>
      <w:bookmarkEnd w:id="119"/>
    </w:p>
    <w:p w:rsidR="00EE526E" w:rsidRDefault="00D67E16" w14:paraId="1CA4783E" w14:textId="77777777">
      <w:pPr>
        <w:spacing w:after="100"/>
        <w:jc w:val="both"/>
      </w:pPr>
      <w:r>
        <w:rPr>
          <w:b/>
        </w:rPr>
        <w:t>OE1 — Datos y caracterización.</w:t>
      </w:r>
      <w:r>
        <w:t xml:space="preserve"> El dataset tiene 66.576 horas continuas (1-ene-2019 a 5-ago-2026), sin huecos ni duplicados. En el periodograma (Figura 4) la componente de 24 h </w:t>
      </w:r>
      <w:r>
        <w:t>es la dominante: su pico concentra por sí solo el 6,8 % de la potencia entre 2 y 2.000 h, el mayor del espectro; le siguen el armónico de 12 h, una componente semanal de 168 h y ciclos de 20 a 42 días asociados a la hidrología. En la comparación de filtros</w:t>
      </w:r>
      <w:r>
        <w:t xml:space="preserve"> de tendencia sobre El Niño 2023-2024, Savitzky-Golay alcanzó el 90 % de la subida real 376 h antes que el promedio móvil (348 h frente a 724 h) y dejó menos ruido residual (desviación estándar de 117,70 frente a 138,03 COP/kWh). La correlación con el prec</w:t>
      </w:r>
      <w:r>
        <w:t>io fue positiva para el ONI (0,387), la demanda (0,325) y la generación (0,323), y negativa para aportes (−0,286) y embalses (−0,164).</w:t>
      </w:r>
    </w:p>
    <w:p w:rsidR="00EE526E" w:rsidRDefault="00D67E16" w14:paraId="6CA59459" w14:textId="77777777">
      <w:pPr>
        <w:keepNext/>
        <w:spacing w:before="120"/>
        <w:jc w:val="center"/>
      </w:pPr>
      <w:r>
        <w:rPr>
          <w:noProof/>
        </w:rPr>
        <w:drawing>
          <wp:inline distT="0" distB="0" distL="0" distR="0" wp14:anchorId="544E7D94" wp14:editId="6234697C">
            <wp:extent cx="4140000" cy="17764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periodograma.png"/>
                    <pic:cNvPicPr/>
                  </pic:nvPicPr>
                  <pic:blipFill>
                    <a:blip r:embed="rId10"/>
                    <a:stretch>
                      <a:fillRect/>
                    </a:stretch>
                  </pic:blipFill>
                  <pic:spPr>
                    <a:xfrm>
                      <a:off x="0" y="0"/>
                      <a:ext cx="4140000" cy="1776493"/>
                    </a:xfrm>
                    <a:prstGeom prst="rect">
                      <a:avLst/>
                    </a:prstGeom>
                  </pic:spPr>
                </pic:pic>
              </a:graphicData>
            </a:graphic>
          </wp:inline>
        </w:drawing>
      </w:r>
    </w:p>
    <w:p w:rsidR="00EE526E" w:rsidRDefault="00D67E16" w14:paraId="27391285" w14:textId="77777777">
      <w:pPr>
        <w:spacing w:after="160"/>
        <w:jc w:val="center"/>
      </w:pPr>
      <w:r>
        <w:rPr>
          <w:b/>
          <w:sz w:val="20"/>
          <w:szCs w:val="20"/>
        </w:rPr>
        <w:t>Figura 4.</w:t>
      </w:r>
      <w:r>
        <w:rPr>
          <w:sz w:val="20"/>
          <w:szCs w:val="20"/>
        </w:rPr>
        <w:t xml:space="preserve"> Periodograma del precio de bolsa sin tendencia. Líneas rojas: períodos de 12, 24 y 168 h.</w:t>
      </w:r>
    </w:p>
    <w:p w:rsidR="00EE526E" w:rsidRDefault="00D67E16" w14:paraId="53883947" w14:textId="77777777">
      <w:pPr>
        <w:spacing w:after="100"/>
        <w:jc w:val="both"/>
      </w:pPr>
      <w:r>
        <w:rPr>
          <w:b/>
        </w:rPr>
        <w:t>OE2 — Pronóstico de 24 h.</w:t>
      </w:r>
      <w:r>
        <w:t xml:space="preserve"> La Tabla 14 resume el desempeño sobre las 5.184 horas de prueba de 2026.</w:t>
      </w:r>
    </w:p>
    <w:p w:rsidR="00EE526E" w:rsidRDefault="00D67E16" w14:paraId="2C0A4524" w14:textId="77777777">
      <w:pPr>
        <w:keepNext/>
        <w:spacing w:before="120" w:after="60"/>
        <w:jc w:val="center"/>
      </w:pPr>
      <w:r>
        <w:rPr>
          <w:b/>
          <w:sz w:val="20"/>
          <w:szCs w:val="20"/>
        </w:rPr>
        <w:t>Tabla 14.</w:t>
      </w:r>
      <w:r>
        <w:rPr>
          <w:sz w:val="20"/>
          <w:szCs w:val="20"/>
        </w:rPr>
        <w:t xml:space="preserve"> Desempeño a 24 h fuera de muestra (1-ene a 5-ago de 2026</w:t>
      </w:r>
      <w:r>
        <w:rPr>
          <w:sz w:val="20"/>
          <w:szCs w:val="20"/>
        </w:rPr>
        <w:t>, n = 5.184 h).</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744"/>
        <w:gridCol w:w="1247"/>
        <w:gridCol w:w="1247"/>
        <w:gridCol w:w="1059"/>
        <w:gridCol w:w="1059"/>
        <w:gridCol w:w="997"/>
        <w:gridCol w:w="997"/>
      </w:tblGrid>
      <w:tr w:rsidR="00EE526E" w14:paraId="77AA80BB" w14:textId="77777777">
        <w:trPr>
          <w:tblHeader/>
          <w:jc w:val="center"/>
        </w:trPr>
        <w:tc>
          <w:tcPr>
            <w:tcW w:w="2742" w:type="dxa"/>
            <w:shd w:val="clear" w:color="auto" w:fill="2E2E2E"/>
            <w:tcMar>
              <w:top w:w="50" w:type="dxa"/>
              <w:left w:w="80" w:type="dxa"/>
              <w:bottom w:w="50" w:type="dxa"/>
              <w:right w:w="80" w:type="dxa"/>
            </w:tcMar>
            <w:vAlign w:val="center"/>
          </w:tcPr>
          <w:p w:rsidR="00EE526E" w:rsidRDefault="00D67E16" w14:paraId="210B4295" w14:textId="77777777">
            <w:pPr>
              <w:jc w:val="center"/>
            </w:pPr>
            <w:r>
              <w:rPr>
                <w:b/>
                <w:color w:val="FFFFFF"/>
                <w:sz w:val="17"/>
                <w:szCs w:val="17"/>
              </w:rPr>
              <w:t>Modelo</w:t>
            </w:r>
          </w:p>
        </w:tc>
        <w:tc>
          <w:tcPr>
            <w:tcW w:w="1246" w:type="dxa"/>
            <w:shd w:val="clear" w:color="auto" w:fill="2E2E2E"/>
            <w:tcMar>
              <w:top w:w="50" w:type="dxa"/>
              <w:left w:w="80" w:type="dxa"/>
              <w:bottom w:w="50" w:type="dxa"/>
              <w:right w:w="80" w:type="dxa"/>
            </w:tcMar>
            <w:vAlign w:val="center"/>
          </w:tcPr>
          <w:p w:rsidR="00EE526E" w:rsidRDefault="00D67E16" w14:paraId="48061310" w14:textId="77777777">
            <w:pPr>
              <w:jc w:val="center"/>
            </w:pPr>
            <w:r>
              <w:rPr>
                <w:b/>
                <w:color w:val="FFFFFF"/>
                <w:sz w:val="17"/>
                <w:szCs w:val="17"/>
              </w:rPr>
              <w:t>MAE</w:t>
            </w:r>
          </w:p>
          <w:p w:rsidR="00EE526E" w:rsidRDefault="00D67E16" w14:paraId="2C162AD9" w14:textId="77777777">
            <w:pPr>
              <w:jc w:val="center"/>
            </w:pPr>
            <w:r>
              <w:rPr>
                <w:b/>
                <w:color w:val="FFFFFF"/>
                <w:sz w:val="17"/>
                <w:szCs w:val="17"/>
              </w:rPr>
              <w:t>(COP/kWh)</w:t>
            </w:r>
          </w:p>
        </w:tc>
        <w:tc>
          <w:tcPr>
            <w:tcW w:w="1246" w:type="dxa"/>
            <w:shd w:val="clear" w:color="auto" w:fill="2E2E2E"/>
            <w:tcMar>
              <w:top w:w="50" w:type="dxa"/>
              <w:left w:w="80" w:type="dxa"/>
              <w:bottom w:w="50" w:type="dxa"/>
              <w:right w:w="80" w:type="dxa"/>
            </w:tcMar>
            <w:vAlign w:val="center"/>
          </w:tcPr>
          <w:p w:rsidR="00EE526E" w:rsidRDefault="00D67E16" w14:paraId="69769F18" w14:textId="77777777">
            <w:pPr>
              <w:jc w:val="center"/>
            </w:pPr>
            <w:r>
              <w:rPr>
                <w:b/>
                <w:color w:val="FFFFFF"/>
                <w:sz w:val="17"/>
                <w:szCs w:val="17"/>
              </w:rPr>
              <w:t>RMSE</w:t>
            </w:r>
          </w:p>
          <w:p w:rsidR="00EE526E" w:rsidRDefault="00D67E16" w14:paraId="06C25AE0" w14:textId="77777777">
            <w:pPr>
              <w:jc w:val="center"/>
            </w:pPr>
            <w:r>
              <w:rPr>
                <w:b/>
                <w:color w:val="FFFFFF"/>
                <w:sz w:val="17"/>
                <w:szCs w:val="17"/>
              </w:rPr>
              <w:t>(COP/kWh)</w:t>
            </w:r>
          </w:p>
        </w:tc>
        <w:tc>
          <w:tcPr>
            <w:tcW w:w="1059" w:type="dxa"/>
            <w:shd w:val="clear" w:color="auto" w:fill="2E2E2E"/>
            <w:tcMar>
              <w:top w:w="50" w:type="dxa"/>
              <w:left w:w="80" w:type="dxa"/>
              <w:bottom w:w="50" w:type="dxa"/>
              <w:right w:w="80" w:type="dxa"/>
            </w:tcMar>
            <w:vAlign w:val="center"/>
          </w:tcPr>
          <w:p w:rsidR="00EE526E" w:rsidRDefault="00D67E16" w14:paraId="69250037" w14:textId="77777777">
            <w:pPr>
              <w:jc w:val="center"/>
            </w:pPr>
            <w:r>
              <w:rPr>
                <w:b/>
                <w:color w:val="FFFFFF"/>
                <w:sz w:val="17"/>
                <w:szCs w:val="17"/>
              </w:rPr>
              <w:t>MAPE</w:t>
            </w:r>
          </w:p>
          <w:p w:rsidR="00EE526E" w:rsidRDefault="00D67E16" w14:paraId="4B862AB3" w14:textId="77777777">
            <w:pPr>
              <w:jc w:val="center"/>
            </w:pPr>
            <w:r>
              <w:rPr>
                <w:b/>
                <w:color w:val="FFFFFF"/>
                <w:sz w:val="17"/>
                <w:szCs w:val="17"/>
              </w:rPr>
              <w:t>(%)</w:t>
            </w:r>
          </w:p>
        </w:tc>
        <w:tc>
          <w:tcPr>
            <w:tcW w:w="1059" w:type="dxa"/>
            <w:shd w:val="clear" w:color="auto" w:fill="2E2E2E"/>
            <w:tcMar>
              <w:top w:w="50" w:type="dxa"/>
              <w:left w:w="80" w:type="dxa"/>
              <w:bottom w:w="50" w:type="dxa"/>
              <w:right w:w="80" w:type="dxa"/>
            </w:tcMar>
            <w:vAlign w:val="center"/>
          </w:tcPr>
          <w:p w:rsidR="00EE526E" w:rsidRDefault="00D67E16" w14:paraId="7521045E" w14:textId="77777777">
            <w:pPr>
              <w:jc w:val="center"/>
            </w:pPr>
            <w:r>
              <w:rPr>
                <w:b/>
                <w:color w:val="FFFFFF"/>
                <w:sz w:val="17"/>
                <w:szCs w:val="17"/>
              </w:rPr>
              <w:t>sMAPE</w:t>
            </w:r>
          </w:p>
          <w:p w:rsidR="00EE526E" w:rsidRDefault="00D67E16" w14:paraId="0EB18735" w14:textId="77777777">
            <w:pPr>
              <w:jc w:val="center"/>
            </w:pPr>
            <w:r>
              <w:rPr>
                <w:b/>
                <w:color w:val="FFFFFF"/>
                <w:sz w:val="17"/>
                <w:szCs w:val="17"/>
              </w:rPr>
              <w:t>(%)</w:t>
            </w:r>
          </w:p>
        </w:tc>
        <w:tc>
          <w:tcPr>
            <w:tcW w:w="997" w:type="dxa"/>
            <w:shd w:val="clear" w:color="auto" w:fill="2E2E2E"/>
            <w:tcMar>
              <w:top w:w="50" w:type="dxa"/>
              <w:left w:w="80" w:type="dxa"/>
              <w:bottom w:w="50" w:type="dxa"/>
              <w:right w:w="80" w:type="dxa"/>
            </w:tcMar>
            <w:vAlign w:val="center"/>
          </w:tcPr>
          <w:p w:rsidR="00EE526E" w:rsidRDefault="00D67E16" w14:paraId="4B9CB5E0" w14:textId="77777777">
            <w:pPr>
              <w:jc w:val="center"/>
            </w:pPr>
            <w:r>
              <w:rPr>
                <w:b/>
                <w:color w:val="FFFFFF"/>
                <w:sz w:val="17"/>
                <w:szCs w:val="17"/>
              </w:rPr>
              <w:t>rMAE</w:t>
            </w:r>
          </w:p>
        </w:tc>
        <w:tc>
          <w:tcPr>
            <w:tcW w:w="997" w:type="dxa"/>
            <w:shd w:val="clear" w:color="auto" w:fill="2E2E2E"/>
            <w:tcMar>
              <w:top w:w="50" w:type="dxa"/>
              <w:left w:w="80" w:type="dxa"/>
              <w:bottom w:w="50" w:type="dxa"/>
              <w:right w:w="80" w:type="dxa"/>
            </w:tcMar>
            <w:vAlign w:val="center"/>
          </w:tcPr>
          <w:p w:rsidR="00EE526E" w:rsidRDefault="00D67E16" w14:paraId="55FA2000" w14:textId="77777777">
            <w:pPr>
              <w:jc w:val="center"/>
            </w:pPr>
            <w:r>
              <w:rPr>
                <w:b/>
                <w:color w:val="FFFFFF"/>
                <w:sz w:val="17"/>
                <w:szCs w:val="17"/>
              </w:rPr>
              <w:t>DM (t)</w:t>
            </w:r>
          </w:p>
        </w:tc>
      </w:tr>
      <w:tr w:rsidR="00EE526E" w14:paraId="2359E25A" w14:textId="77777777">
        <w:trPr>
          <w:cantSplit/>
          <w:jc w:val="center"/>
        </w:trPr>
        <w:tc>
          <w:tcPr>
            <w:tcW w:w="2742" w:type="dxa"/>
            <w:tcMar>
              <w:top w:w="50" w:type="dxa"/>
              <w:left w:w="80" w:type="dxa"/>
              <w:bottom w:w="50" w:type="dxa"/>
              <w:right w:w="80" w:type="dxa"/>
            </w:tcMar>
            <w:vAlign w:val="center"/>
          </w:tcPr>
          <w:p w:rsidR="00EE526E" w:rsidRDefault="00D67E16" w14:paraId="631972E1" w14:textId="77777777">
            <w:r>
              <w:rPr>
                <w:sz w:val="17"/>
                <w:szCs w:val="17"/>
              </w:rPr>
              <w:t>Persistencia</w:t>
            </w:r>
          </w:p>
        </w:tc>
        <w:tc>
          <w:tcPr>
            <w:tcW w:w="1246" w:type="dxa"/>
            <w:tcMar>
              <w:top w:w="50" w:type="dxa"/>
              <w:left w:w="80" w:type="dxa"/>
              <w:bottom w:w="50" w:type="dxa"/>
              <w:right w:w="80" w:type="dxa"/>
            </w:tcMar>
            <w:vAlign w:val="center"/>
          </w:tcPr>
          <w:p w:rsidR="00EE526E" w:rsidRDefault="00D67E16" w14:paraId="6258FFC6" w14:textId="77777777">
            <w:pPr>
              <w:jc w:val="center"/>
            </w:pPr>
            <w:r>
              <w:rPr>
                <w:sz w:val="17"/>
                <w:szCs w:val="17"/>
              </w:rPr>
              <w:t>56,40</w:t>
            </w:r>
          </w:p>
        </w:tc>
        <w:tc>
          <w:tcPr>
            <w:tcW w:w="1246" w:type="dxa"/>
            <w:tcMar>
              <w:top w:w="50" w:type="dxa"/>
              <w:left w:w="80" w:type="dxa"/>
              <w:bottom w:w="50" w:type="dxa"/>
              <w:right w:w="80" w:type="dxa"/>
            </w:tcMar>
            <w:vAlign w:val="center"/>
          </w:tcPr>
          <w:p w:rsidR="00EE526E" w:rsidRDefault="00D67E16" w14:paraId="0B592733" w14:textId="77777777">
            <w:pPr>
              <w:jc w:val="center"/>
            </w:pPr>
            <w:r>
              <w:rPr>
                <w:sz w:val="17"/>
                <w:szCs w:val="17"/>
              </w:rPr>
              <w:t>112,34</w:t>
            </w:r>
          </w:p>
        </w:tc>
        <w:tc>
          <w:tcPr>
            <w:tcW w:w="1059" w:type="dxa"/>
            <w:tcMar>
              <w:top w:w="50" w:type="dxa"/>
              <w:left w:w="80" w:type="dxa"/>
              <w:bottom w:w="50" w:type="dxa"/>
              <w:right w:w="80" w:type="dxa"/>
            </w:tcMar>
            <w:vAlign w:val="center"/>
          </w:tcPr>
          <w:p w:rsidR="00EE526E" w:rsidRDefault="00D67E16" w14:paraId="764181F3" w14:textId="77777777">
            <w:pPr>
              <w:jc w:val="center"/>
            </w:pPr>
            <w:r>
              <w:rPr>
                <w:sz w:val="17"/>
                <w:szCs w:val="17"/>
              </w:rPr>
              <w:t>15,81</w:t>
            </w:r>
          </w:p>
        </w:tc>
        <w:tc>
          <w:tcPr>
            <w:tcW w:w="1059" w:type="dxa"/>
            <w:tcMar>
              <w:top w:w="50" w:type="dxa"/>
              <w:left w:w="80" w:type="dxa"/>
              <w:bottom w:w="50" w:type="dxa"/>
              <w:right w:w="80" w:type="dxa"/>
            </w:tcMar>
            <w:vAlign w:val="center"/>
          </w:tcPr>
          <w:p w:rsidR="00EE526E" w:rsidRDefault="00D67E16" w14:paraId="4A2350D8" w14:textId="77777777">
            <w:pPr>
              <w:jc w:val="center"/>
            </w:pPr>
            <w:r>
              <w:rPr>
                <w:sz w:val="17"/>
                <w:szCs w:val="17"/>
              </w:rPr>
              <w:t>14,77</w:t>
            </w:r>
          </w:p>
        </w:tc>
        <w:tc>
          <w:tcPr>
            <w:tcW w:w="997" w:type="dxa"/>
            <w:tcMar>
              <w:top w:w="50" w:type="dxa"/>
              <w:left w:w="80" w:type="dxa"/>
              <w:bottom w:w="50" w:type="dxa"/>
              <w:right w:w="80" w:type="dxa"/>
            </w:tcMar>
            <w:vAlign w:val="center"/>
          </w:tcPr>
          <w:p w:rsidR="00EE526E" w:rsidRDefault="00D67E16" w14:paraId="47E15B31" w14:textId="77777777">
            <w:pPr>
              <w:jc w:val="center"/>
            </w:pPr>
            <w:r>
              <w:rPr>
                <w:sz w:val="17"/>
                <w:szCs w:val="17"/>
              </w:rPr>
              <w:t>1,000</w:t>
            </w:r>
          </w:p>
        </w:tc>
        <w:tc>
          <w:tcPr>
            <w:tcW w:w="997" w:type="dxa"/>
            <w:tcMar>
              <w:top w:w="50" w:type="dxa"/>
              <w:left w:w="80" w:type="dxa"/>
              <w:bottom w:w="50" w:type="dxa"/>
              <w:right w:w="80" w:type="dxa"/>
            </w:tcMar>
            <w:vAlign w:val="center"/>
          </w:tcPr>
          <w:p w:rsidR="00EE526E" w:rsidRDefault="00D67E16" w14:paraId="2B742FC8" w14:textId="77777777">
            <w:pPr>
              <w:jc w:val="center"/>
            </w:pPr>
            <w:r>
              <w:rPr>
                <w:sz w:val="17"/>
                <w:szCs w:val="17"/>
              </w:rPr>
              <w:t>—</w:t>
            </w:r>
          </w:p>
        </w:tc>
      </w:tr>
      <w:tr w:rsidR="00EE526E" w14:paraId="2E236DA9" w14:textId="77777777">
        <w:trPr>
          <w:cantSplit/>
          <w:jc w:val="center"/>
        </w:trPr>
        <w:tc>
          <w:tcPr>
            <w:tcW w:w="2742" w:type="dxa"/>
            <w:tcMar>
              <w:top w:w="50" w:type="dxa"/>
              <w:left w:w="80" w:type="dxa"/>
              <w:bottom w:w="50" w:type="dxa"/>
              <w:right w:w="80" w:type="dxa"/>
            </w:tcMar>
            <w:vAlign w:val="center"/>
          </w:tcPr>
          <w:p w:rsidR="00EE526E" w:rsidRDefault="00D67E16" w14:paraId="4A4D503D" w14:textId="77777777">
            <w:r>
              <w:rPr>
                <w:sz w:val="17"/>
                <w:szCs w:val="17"/>
              </w:rPr>
              <w:t>XGBoost</w:t>
            </w:r>
          </w:p>
        </w:tc>
        <w:tc>
          <w:tcPr>
            <w:tcW w:w="1246" w:type="dxa"/>
            <w:tcMar>
              <w:top w:w="50" w:type="dxa"/>
              <w:left w:w="80" w:type="dxa"/>
              <w:bottom w:w="50" w:type="dxa"/>
              <w:right w:w="80" w:type="dxa"/>
            </w:tcMar>
            <w:vAlign w:val="center"/>
          </w:tcPr>
          <w:p w:rsidR="00EE526E" w:rsidRDefault="00D67E16" w14:paraId="130C212F" w14:textId="77777777">
            <w:pPr>
              <w:jc w:val="center"/>
            </w:pPr>
            <w:r>
              <w:rPr>
                <w:sz w:val="17"/>
                <w:szCs w:val="17"/>
              </w:rPr>
              <w:t>61,39</w:t>
            </w:r>
          </w:p>
        </w:tc>
        <w:tc>
          <w:tcPr>
            <w:tcW w:w="1246" w:type="dxa"/>
            <w:tcMar>
              <w:top w:w="50" w:type="dxa"/>
              <w:left w:w="80" w:type="dxa"/>
              <w:bottom w:w="50" w:type="dxa"/>
              <w:right w:w="80" w:type="dxa"/>
            </w:tcMar>
            <w:vAlign w:val="center"/>
          </w:tcPr>
          <w:p w:rsidR="00EE526E" w:rsidRDefault="00D67E16" w14:paraId="5361C690" w14:textId="77777777">
            <w:pPr>
              <w:jc w:val="center"/>
            </w:pPr>
            <w:r>
              <w:rPr>
                <w:sz w:val="17"/>
                <w:szCs w:val="17"/>
              </w:rPr>
              <w:t>107,64</w:t>
            </w:r>
          </w:p>
        </w:tc>
        <w:tc>
          <w:tcPr>
            <w:tcW w:w="1059" w:type="dxa"/>
            <w:tcMar>
              <w:top w:w="50" w:type="dxa"/>
              <w:left w:w="80" w:type="dxa"/>
              <w:bottom w:w="50" w:type="dxa"/>
              <w:right w:w="80" w:type="dxa"/>
            </w:tcMar>
            <w:vAlign w:val="center"/>
          </w:tcPr>
          <w:p w:rsidR="00EE526E" w:rsidRDefault="00D67E16" w14:paraId="690B6EE2" w14:textId="77777777">
            <w:pPr>
              <w:jc w:val="center"/>
            </w:pPr>
            <w:r>
              <w:rPr>
                <w:sz w:val="17"/>
                <w:szCs w:val="17"/>
              </w:rPr>
              <w:t>15,97</w:t>
            </w:r>
          </w:p>
        </w:tc>
        <w:tc>
          <w:tcPr>
            <w:tcW w:w="1059" w:type="dxa"/>
            <w:tcMar>
              <w:top w:w="50" w:type="dxa"/>
              <w:left w:w="80" w:type="dxa"/>
              <w:bottom w:w="50" w:type="dxa"/>
              <w:right w:w="80" w:type="dxa"/>
            </w:tcMar>
            <w:vAlign w:val="center"/>
          </w:tcPr>
          <w:p w:rsidR="00EE526E" w:rsidRDefault="00D67E16" w14:paraId="76A9B581" w14:textId="77777777">
            <w:pPr>
              <w:jc w:val="center"/>
            </w:pPr>
            <w:r>
              <w:rPr>
                <w:sz w:val="17"/>
                <w:szCs w:val="17"/>
              </w:rPr>
              <w:t>15,26</w:t>
            </w:r>
          </w:p>
        </w:tc>
        <w:tc>
          <w:tcPr>
            <w:tcW w:w="997" w:type="dxa"/>
            <w:tcMar>
              <w:top w:w="50" w:type="dxa"/>
              <w:left w:w="80" w:type="dxa"/>
              <w:bottom w:w="50" w:type="dxa"/>
              <w:right w:w="80" w:type="dxa"/>
            </w:tcMar>
            <w:vAlign w:val="center"/>
          </w:tcPr>
          <w:p w:rsidR="00EE526E" w:rsidRDefault="00D67E16" w14:paraId="67A51B29" w14:textId="77777777">
            <w:pPr>
              <w:jc w:val="center"/>
            </w:pPr>
            <w:r>
              <w:rPr>
                <w:sz w:val="17"/>
                <w:szCs w:val="17"/>
              </w:rPr>
              <w:t>1,089</w:t>
            </w:r>
          </w:p>
        </w:tc>
        <w:tc>
          <w:tcPr>
            <w:tcW w:w="997" w:type="dxa"/>
            <w:tcMar>
              <w:top w:w="50" w:type="dxa"/>
              <w:left w:w="80" w:type="dxa"/>
              <w:bottom w:w="50" w:type="dxa"/>
              <w:right w:w="80" w:type="dxa"/>
            </w:tcMar>
            <w:vAlign w:val="center"/>
          </w:tcPr>
          <w:p w:rsidR="00EE526E" w:rsidRDefault="00D67E16" w14:paraId="440FD321" w14:textId="77777777">
            <w:pPr>
              <w:jc w:val="center"/>
            </w:pPr>
            <w:r>
              <w:rPr>
                <w:sz w:val="17"/>
                <w:szCs w:val="17"/>
              </w:rPr>
              <w:t>−</w:t>
            </w:r>
            <w:r>
              <w:rPr>
                <w:sz w:val="17"/>
                <w:szCs w:val="17"/>
              </w:rPr>
              <w:t>2,99</w:t>
            </w:r>
          </w:p>
        </w:tc>
      </w:tr>
      <w:tr w:rsidR="00EE526E" w14:paraId="61E2EBB3" w14:textId="77777777">
        <w:trPr>
          <w:cantSplit/>
          <w:jc w:val="center"/>
        </w:trPr>
        <w:tc>
          <w:tcPr>
            <w:tcW w:w="2742" w:type="dxa"/>
            <w:tcMar>
              <w:top w:w="50" w:type="dxa"/>
              <w:left w:w="80" w:type="dxa"/>
              <w:bottom w:w="50" w:type="dxa"/>
              <w:right w:w="80" w:type="dxa"/>
            </w:tcMar>
            <w:vAlign w:val="center"/>
          </w:tcPr>
          <w:p w:rsidR="00EE526E" w:rsidRDefault="00D67E16" w14:paraId="2032A99D" w14:textId="77777777">
            <w:r>
              <w:rPr>
                <w:sz w:val="17"/>
                <w:szCs w:val="17"/>
              </w:rPr>
              <w:t>ARX+GARCH</w:t>
            </w:r>
          </w:p>
        </w:tc>
        <w:tc>
          <w:tcPr>
            <w:tcW w:w="1246" w:type="dxa"/>
            <w:tcMar>
              <w:top w:w="50" w:type="dxa"/>
              <w:left w:w="80" w:type="dxa"/>
              <w:bottom w:w="50" w:type="dxa"/>
              <w:right w:w="80" w:type="dxa"/>
            </w:tcMar>
            <w:vAlign w:val="center"/>
          </w:tcPr>
          <w:p w:rsidR="00EE526E" w:rsidRDefault="00D67E16" w14:paraId="52A1AEDF" w14:textId="77777777">
            <w:pPr>
              <w:jc w:val="center"/>
            </w:pPr>
            <w:r>
              <w:rPr>
                <w:sz w:val="17"/>
                <w:szCs w:val="17"/>
              </w:rPr>
              <w:t>55,83</w:t>
            </w:r>
          </w:p>
        </w:tc>
        <w:tc>
          <w:tcPr>
            <w:tcW w:w="1246" w:type="dxa"/>
            <w:tcMar>
              <w:top w:w="50" w:type="dxa"/>
              <w:left w:w="80" w:type="dxa"/>
              <w:bottom w:w="50" w:type="dxa"/>
              <w:right w:w="80" w:type="dxa"/>
            </w:tcMar>
            <w:vAlign w:val="center"/>
          </w:tcPr>
          <w:p w:rsidR="00EE526E" w:rsidRDefault="00D67E16" w14:paraId="1FBE7BC1" w14:textId="77777777">
            <w:pPr>
              <w:jc w:val="center"/>
            </w:pPr>
            <w:r>
              <w:rPr>
                <w:sz w:val="17"/>
                <w:szCs w:val="17"/>
              </w:rPr>
              <w:t>110,08</w:t>
            </w:r>
          </w:p>
        </w:tc>
        <w:tc>
          <w:tcPr>
            <w:tcW w:w="1059" w:type="dxa"/>
            <w:tcMar>
              <w:top w:w="50" w:type="dxa"/>
              <w:left w:w="80" w:type="dxa"/>
              <w:bottom w:w="50" w:type="dxa"/>
              <w:right w:w="80" w:type="dxa"/>
            </w:tcMar>
            <w:vAlign w:val="center"/>
          </w:tcPr>
          <w:p w:rsidR="00EE526E" w:rsidRDefault="00D67E16" w14:paraId="699E4D50" w14:textId="77777777">
            <w:pPr>
              <w:jc w:val="center"/>
            </w:pPr>
            <w:r>
              <w:rPr>
                <w:sz w:val="17"/>
                <w:szCs w:val="17"/>
              </w:rPr>
              <w:t>15,48</w:t>
            </w:r>
          </w:p>
        </w:tc>
        <w:tc>
          <w:tcPr>
            <w:tcW w:w="1059" w:type="dxa"/>
            <w:tcMar>
              <w:top w:w="50" w:type="dxa"/>
              <w:left w:w="80" w:type="dxa"/>
              <w:bottom w:w="50" w:type="dxa"/>
              <w:right w:w="80" w:type="dxa"/>
            </w:tcMar>
            <w:vAlign w:val="center"/>
          </w:tcPr>
          <w:p w:rsidR="00EE526E" w:rsidRDefault="00D67E16" w14:paraId="7908EAB9" w14:textId="77777777">
            <w:pPr>
              <w:jc w:val="center"/>
            </w:pPr>
            <w:r>
              <w:rPr>
                <w:sz w:val="17"/>
                <w:szCs w:val="17"/>
              </w:rPr>
              <w:t>14,56</w:t>
            </w:r>
          </w:p>
        </w:tc>
        <w:tc>
          <w:tcPr>
            <w:tcW w:w="997" w:type="dxa"/>
            <w:tcMar>
              <w:top w:w="50" w:type="dxa"/>
              <w:left w:w="80" w:type="dxa"/>
              <w:bottom w:w="50" w:type="dxa"/>
              <w:right w:w="80" w:type="dxa"/>
            </w:tcMar>
            <w:vAlign w:val="center"/>
          </w:tcPr>
          <w:p w:rsidR="00EE526E" w:rsidRDefault="00D67E16" w14:paraId="6621B44A" w14:textId="77777777">
            <w:pPr>
              <w:jc w:val="center"/>
            </w:pPr>
            <w:r>
              <w:rPr>
                <w:sz w:val="17"/>
                <w:szCs w:val="17"/>
              </w:rPr>
              <w:t>0,990</w:t>
            </w:r>
          </w:p>
        </w:tc>
        <w:tc>
          <w:tcPr>
            <w:tcW w:w="997" w:type="dxa"/>
            <w:tcMar>
              <w:top w:w="50" w:type="dxa"/>
              <w:left w:w="80" w:type="dxa"/>
              <w:bottom w:w="50" w:type="dxa"/>
              <w:right w:w="80" w:type="dxa"/>
            </w:tcMar>
            <w:vAlign w:val="center"/>
          </w:tcPr>
          <w:p w:rsidR="00EE526E" w:rsidRDefault="00D67E16" w14:paraId="360E691A" w14:textId="77777777">
            <w:pPr>
              <w:jc w:val="center"/>
            </w:pPr>
            <w:r>
              <w:rPr>
                <w:sz w:val="17"/>
                <w:szCs w:val="17"/>
              </w:rPr>
              <w:t>1,41</w:t>
            </w:r>
          </w:p>
        </w:tc>
      </w:tr>
      <w:tr w:rsidR="00EE526E" w14:paraId="0EA7CC66" w14:textId="77777777">
        <w:trPr>
          <w:cantSplit/>
          <w:jc w:val="center"/>
        </w:trPr>
        <w:tc>
          <w:tcPr>
            <w:tcW w:w="2742" w:type="dxa"/>
            <w:tcMar>
              <w:top w:w="50" w:type="dxa"/>
              <w:left w:w="80" w:type="dxa"/>
              <w:bottom w:w="50" w:type="dxa"/>
              <w:right w:w="80" w:type="dxa"/>
            </w:tcMar>
            <w:vAlign w:val="center"/>
          </w:tcPr>
          <w:p w:rsidR="00EE526E" w:rsidRDefault="00D67E16" w14:paraId="59792963" w14:textId="77777777">
            <w:r>
              <w:rPr>
                <w:sz w:val="17"/>
                <w:szCs w:val="17"/>
              </w:rPr>
              <w:t>N-BEATSx</w:t>
            </w:r>
          </w:p>
        </w:tc>
        <w:tc>
          <w:tcPr>
            <w:tcW w:w="1246" w:type="dxa"/>
            <w:tcMar>
              <w:top w:w="50" w:type="dxa"/>
              <w:left w:w="80" w:type="dxa"/>
              <w:bottom w:w="50" w:type="dxa"/>
              <w:right w:w="80" w:type="dxa"/>
            </w:tcMar>
            <w:vAlign w:val="center"/>
          </w:tcPr>
          <w:p w:rsidR="00EE526E" w:rsidRDefault="00D67E16" w14:paraId="1835A25E" w14:textId="77777777">
            <w:pPr>
              <w:jc w:val="center"/>
            </w:pPr>
            <w:r>
              <w:rPr>
                <w:sz w:val="17"/>
                <w:szCs w:val="17"/>
              </w:rPr>
              <w:t>45,15</w:t>
            </w:r>
          </w:p>
        </w:tc>
        <w:tc>
          <w:tcPr>
            <w:tcW w:w="1246" w:type="dxa"/>
            <w:tcMar>
              <w:top w:w="50" w:type="dxa"/>
              <w:left w:w="80" w:type="dxa"/>
              <w:bottom w:w="50" w:type="dxa"/>
              <w:right w:w="80" w:type="dxa"/>
            </w:tcMar>
            <w:vAlign w:val="center"/>
          </w:tcPr>
          <w:p w:rsidR="00EE526E" w:rsidRDefault="00D67E16" w14:paraId="5CA2BD19" w14:textId="77777777">
            <w:pPr>
              <w:jc w:val="center"/>
            </w:pPr>
            <w:r>
              <w:rPr>
                <w:sz w:val="17"/>
                <w:szCs w:val="17"/>
              </w:rPr>
              <w:t>89,06</w:t>
            </w:r>
          </w:p>
        </w:tc>
        <w:tc>
          <w:tcPr>
            <w:tcW w:w="1059" w:type="dxa"/>
            <w:tcMar>
              <w:top w:w="50" w:type="dxa"/>
              <w:left w:w="80" w:type="dxa"/>
              <w:bottom w:w="50" w:type="dxa"/>
              <w:right w:w="80" w:type="dxa"/>
            </w:tcMar>
            <w:vAlign w:val="center"/>
          </w:tcPr>
          <w:p w:rsidR="00EE526E" w:rsidRDefault="00D67E16" w14:paraId="6A3D56D3" w14:textId="77777777">
            <w:pPr>
              <w:jc w:val="center"/>
            </w:pPr>
            <w:r>
              <w:rPr>
                <w:sz w:val="17"/>
                <w:szCs w:val="17"/>
              </w:rPr>
              <w:t>11,78</w:t>
            </w:r>
          </w:p>
        </w:tc>
        <w:tc>
          <w:tcPr>
            <w:tcW w:w="1059" w:type="dxa"/>
            <w:tcMar>
              <w:top w:w="50" w:type="dxa"/>
              <w:left w:w="80" w:type="dxa"/>
              <w:bottom w:w="50" w:type="dxa"/>
              <w:right w:w="80" w:type="dxa"/>
            </w:tcMar>
            <w:vAlign w:val="center"/>
          </w:tcPr>
          <w:p w:rsidR="00EE526E" w:rsidRDefault="00D67E16" w14:paraId="4E38C853" w14:textId="77777777">
            <w:pPr>
              <w:jc w:val="center"/>
            </w:pPr>
            <w:r>
              <w:rPr>
                <w:sz w:val="17"/>
                <w:szCs w:val="17"/>
              </w:rPr>
              <w:t>10,85</w:t>
            </w:r>
          </w:p>
        </w:tc>
        <w:tc>
          <w:tcPr>
            <w:tcW w:w="997" w:type="dxa"/>
            <w:tcMar>
              <w:top w:w="50" w:type="dxa"/>
              <w:left w:w="80" w:type="dxa"/>
              <w:bottom w:w="50" w:type="dxa"/>
              <w:right w:w="80" w:type="dxa"/>
            </w:tcMar>
            <w:vAlign w:val="center"/>
          </w:tcPr>
          <w:p w:rsidR="00EE526E" w:rsidRDefault="00D67E16" w14:paraId="7369F2AA" w14:textId="77777777">
            <w:pPr>
              <w:jc w:val="center"/>
            </w:pPr>
            <w:r>
              <w:rPr>
                <w:sz w:val="17"/>
                <w:szCs w:val="17"/>
              </w:rPr>
              <w:t>0,800</w:t>
            </w:r>
          </w:p>
        </w:tc>
        <w:tc>
          <w:tcPr>
            <w:tcW w:w="997" w:type="dxa"/>
            <w:tcMar>
              <w:top w:w="50" w:type="dxa"/>
              <w:left w:w="80" w:type="dxa"/>
              <w:bottom w:w="50" w:type="dxa"/>
              <w:right w:w="80" w:type="dxa"/>
            </w:tcMar>
            <w:vAlign w:val="center"/>
          </w:tcPr>
          <w:p w:rsidR="00EE526E" w:rsidRDefault="00D67E16" w14:paraId="428F4DC8" w14:textId="77777777">
            <w:pPr>
              <w:jc w:val="center"/>
            </w:pPr>
            <w:r>
              <w:rPr>
                <w:sz w:val="17"/>
                <w:szCs w:val="17"/>
              </w:rPr>
              <w:t>5,13</w:t>
            </w:r>
          </w:p>
        </w:tc>
      </w:tr>
      <w:tr w:rsidR="00EE526E" w14:paraId="7F7FE904" w14:textId="77777777">
        <w:trPr>
          <w:cantSplit/>
          <w:jc w:val="center"/>
        </w:trPr>
        <w:tc>
          <w:tcPr>
            <w:tcW w:w="2742" w:type="dxa"/>
            <w:tcMar>
              <w:top w:w="50" w:type="dxa"/>
              <w:left w:w="80" w:type="dxa"/>
              <w:bottom w:w="50" w:type="dxa"/>
              <w:right w:w="80" w:type="dxa"/>
            </w:tcMar>
            <w:vAlign w:val="center"/>
          </w:tcPr>
          <w:p w:rsidR="00EE526E" w:rsidRDefault="00D67E16" w14:paraId="56591741" w14:textId="77777777">
            <w:r>
              <w:rPr>
                <w:sz w:val="17"/>
                <w:szCs w:val="17"/>
              </w:rPr>
              <w:t>N-HiTS</w:t>
            </w:r>
          </w:p>
        </w:tc>
        <w:tc>
          <w:tcPr>
            <w:tcW w:w="1246" w:type="dxa"/>
            <w:tcMar>
              <w:top w:w="50" w:type="dxa"/>
              <w:left w:w="80" w:type="dxa"/>
              <w:bottom w:w="50" w:type="dxa"/>
              <w:right w:w="80" w:type="dxa"/>
            </w:tcMar>
            <w:vAlign w:val="center"/>
          </w:tcPr>
          <w:p w:rsidR="00EE526E" w:rsidRDefault="00D67E16" w14:paraId="32DE0D47" w14:textId="77777777">
            <w:pPr>
              <w:jc w:val="center"/>
            </w:pPr>
            <w:r>
              <w:rPr>
                <w:sz w:val="17"/>
                <w:szCs w:val="17"/>
              </w:rPr>
              <w:t>46,42</w:t>
            </w:r>
          </w:p>
        </w:tc>
        <w:tc>
          <w:tcPr>
            <w:tcW w:w="1246" w:type="dxa"/>
            <w:tcMar>
              <w:top w:w="50" w:type="dxa"/>
              <w:left w:w="80" w:type="dxa"/>
              <w:bottom w:w="50" w:type="dxa"/>
              <w:right w:w="80" w:type="dxa"/>
            </w:tcMar>
            <w:vAlign w:val="center"/>
          </w:tcPr>
          <w:p w:rsidR="00EE526E" w:rsidRDefault="00D67E16" w14:paraId="0BB02F84" w14:textId="77777777">
            <w:pPr>
              <w:jc w:val="center"/>
            </w:pPr>
            <w:r>
              <w:rPr>
                <w:sz w:val="17"/>
                <w:szCs w:val="17"/>
              </w:rPr>
              <w:t>90,54</w:t>
            </w:r>
          </w:p>
        </w:tc>
        <w:tc>
          <w:tcPr>
            <w:tcW w:w="1059" w:type="dxa"/>
            <w:tcMar>
              <w:top w:w="50" w:type="dxa"/>
              <w:left w:w="80" w:type="dxa"/>
              <w:bottom w:w="50" w:type="dxa"/>
              <w:right w:w="80" w:type="dxa"/>
            </w:tcMar>
            <w:vAlign w:val="center"/>
          </w:tcPr>
          <w:p w:rsidR="00EE526E" w:rsidRDefault="00D67E16" w14:paraId="011BA2D0" w14:textId="77777777">
            <w:pPr>
              <w:jc w:val="center"/>
            </w:pPr>
            <w:r>
              <w:rPr>
                <w:sz w:val="17"/>
                <w:szCs w:val="17"/>
              </w:rPr>
              <w:t>12,48</w:t>
            </w:r>
          </w:p>
        </w:tc>
        <w:tc>
          <w:tcPr>
            <w:tcW w:w="1059" w:type="dxa"/>
            <w:tcMar>
              <w:top w:w="50" w:type="dxa"/>
              <w:left w:w="80" w:type="dxa"/>
              <w:bottom w:w="50" w:type="dxa"/>
              <w:right w:w="80" w:type="dxa"/>
            </w:tcMar>
            <w:vAlign w:val="center"/>
          </w:tcPr>
          <w:p w:rsidR="00EE526E" w:rsidRDefault="00D67E16" w14:paraId="1C41C075" w14:textId="77777777">
            <w:pPr>
              <w:jc w:val="center"/>
            </w:pPr>
            <w:r>
              <w:rPr>
                <w:sz w:val="17"/>
                <w:szCs w:val="17"/>
              </w:rPr>
              <w:t>11,49</w:t>
            </w:r>
          </w:p>
        </w:tc>
        <w:tc>
          <w:tcPr>
            <w:tcW w:w="997" w:type="dxa"/>
            <w:tcMar>
              <w:top w:w="50" w:type="dxa"/>
              <w:left w:w="80" w:type="dxa"/>
              <w:bottom w:w="50" w:type="dxa"/>
              <w:right w:w="80" w:type="dxa"/>
            </w:tcMar>
            <w:vAlign w:val="center"/>
          </w:tcPr>
          <w:p w:rsidR="00EE526E" w:rsidRDefault="00D67E16" w14:paraId="21811981" w14:textId="77777777">
            <w:pPr>
              <w:jc w:val="center"/>
            </w:pPr>
            <w:r>
              <w:rPr>
                <w:sz w:val="17"/>
                <w:szCs w:val="17"/>
              </w:rPr>
              <w:t>0,823</w:t>
            </w:r>
          </w:p>
        </w:tc>
        <w:tc>
          <w:tcPr>
            <w:tcW w:w="997" w:type="dxa"/>
            <w:tcMar>
              <w:top w:w="50" w:type="dxa"/>
              <w:left w:w="80" w:type="dxa"/>
              <w:bottom w:w="50" w:type="dxa"/>
              <w:right w:w="80" w:type="dxa"/>
            </w:tcMar>
            <w:vAlign w:val="center"/>
          </w:tcPr>
          <w:p w:rsidR="00EE526E" w:rsidRDefault="00D67E16" w14:paraId="70BC3666" w14:textId="77777777">
            <w:pPr>
              <w:jc w:val="center"/>
            </w:pPr>
            <w:r>
              <w:rPr>
                <w:sz w:val="17"/>
                <w:szCs w:val="17"/>
              </w:rPr>
              <w:t>4,16</w:t>
            </w:r>
          </w:p>
        </w:tc>
      </w:tr>
      <w:tr w:rsidR="00EE526E" w14:paraId="54C32097" w14:textId="77777777">
        <w:trPr>
          <w:cantSplit/>
          <w:jc w:val="center"/>
        </w:trPr>
        <w:tc>
          <w:tcPr>
            <w:tcW w:w="2742" w:type="dxa"/>
            <w:tcMar>
              <w:top w:w="50" w:type="dxa"/>
              <w:left w:w="80" w:type="dxa"/>
              <w:bottom w:w="50" w:type="dxa"/>
              <w:right w:w="80" w:type="dxa"/>
            </w:tcMar>
            <w:vAlign w:val="center"/>
          </w:tcPr>
          <w:p w:rsidR="00EE526E" w:rsidRDefault="00D67E16" w14:paraId="691B2DB8" w14:textId="77777777">
            <w:r>
              <w:rPr>
                <w:sz w:val="17"/>
                <w:szCs w:val="17"/>
              </w:rPr>
              <w:t>GARCH-ged</w:t>
            </w:r>
          </w:p>
        </w:tc>
        <w:tc>
          <w:tcPr>
            <w:tcW w:w="1246" w:type="dxa"/>
            <w:tcMar>
              <w:top w:w="50" w:type="dxa"/>
              <w:left w:w="80" w:type="dxa"/>
              <w:bottom w:w="50" w:type="dxa"/>
              <w:right w:w="80" w:type="dxa"/>
            </w:tcMar>
            <w:vAlign w:val="center"/>
          </w:tcPr>
          <w:p w:rsidR="00EE526E" w:rsidRDefault="00D67E16" w14:paraId="52B5E201" w14:textId="77777777">
            <w:pPr>
              <w:jc w:val="center"/>
            </w:pPr>
            <w:r>
              <w:rPr>
                <w:sz w:val="17"/>
                <w:szCs w:val="17"/>
              </w:rPr>
              <w:t>45,50</w:t>
            </w:r>
          </w:p>
        </w:tc>
        <w:tc>
          <w:tcPr>
            <w:tcW w:w="1246" w:type="dxa"/>
            <w:tcMar>
              <w:top w:w="50" w:type="dxa"/>
              <w:left w:w="80" w:type="dxa"/>
              <w:bottom w:w="50" w:type="dxa"/>
              <w:right w:w="80" w:type="dxa"/>
            </w:tcMar>
            <w:vAlign w:val="center"/>
          </w:tcPr>
          <w:p w:rsidR="00EE526E" w:rsidRDefault="00D67E16" w14:paraId="26AC2B5D" w14:textId="77777777">
            <w:pPr>
              <w:jc w:val="center"/>
            </w:pPr>
            <w:r>
              <w:rPr>
                <w:sz w:val="17"/>
                <w:szCs w:val="17"/>
              </w:rPr>
              <w:t>94,44</w:t>
            </w:r>
          </w:p>
        </w:tc>
        <w:tc>
          <w:tcPr>
            <w:tcW w:w="1059" w:type="dxa"/>
            <w:tcMar>
              <w:top w:w="50" w:type="dxa"/>
              <w:left w:w="80" w:type="dxa"/>
              <w:bottom w:w="50" w:type="dxa"/>
              <w:right w:w="80" w:type="dxa"/>
            </w:tcMar>
            <w:vAlign w:val="center"/>
          </w:tcPr>
          <w:p w:rsidR="00EE526E" w:rsidRDefault="00D67E16" w14:paraId="360850F3" w14:textId="77777777">
            <w:pPr>
              <w:jc w:val="center"/>
            </w:pPr>
            <w:r>
              <w:rPr>
                <w:sz w:val="17"/>
                <w:szCs w:val="17"/>
              </w:rPr>
              <w:t>12,32</w:t>
            </w:r>
          </w:p>
        </w:tc>
        <w:tc>
          <w:tcPr>
            <w:tcW w:w="1059" w:type="dxa"/>
            <w:tcMar>
              <w:top w:w="50" w:type="dxa"/>
              <w:left w:w="80" w:type="dxa"/>
              <w:bottom w:w="50" w:type="dxa"/>
              <w:right w:w="80" w:type="dxa"/>
            </w:tcMar>
            <w:vAlign w:val="center"/>
          </w:tcPr>
          <w:p w:rsidR="00EE526E" w:rsidRDefault="00D67E16" w14:paraId="78163CA9" w14:textId="77777777">
            <w:pPr>
              <w:jc w:val="center"/>
            </w:pPr>
            <w:r>
              <w:rPr>
                <w:sz w:val="17"/>
                <w:szCs w:val="17"/>
              </w:rPr>
              <w:t>11,18</w:t>
            </w:r>
          </w:p>
        </w:tc>
        <w:tc>
          <w:tcPr>
            <w:tcW w:w="997" w:type="dxa"/>
            <w:tcMar>
              <w:top w:w="50" w:type="dxa"/>
              <w:left w:w="80" w:type="dxa"/>
              <w:bottom w:w="50" w:type="dxa"/>
              <w:right w:w="80" w:type="dxa"/>
            </w:tcMar>
            <w:vAlign w:val="center"/>
          </w:tcPr>
          <w:p w:rsidR="00EE526E" w:rsidRDefault="00D67E16" w14:paraId="08221D0E" w14:textId="77777777">
            <w:pPr>
              <w:jc w:val="center"/>
            </w:pPr>
            <w:r>
              <w:rPr>
                <w:sz w:val="17"/>
                <w:szCs w:val="17"/>
              </w:rPr>
              <w:t>0,807</w:t>
            </w:r>
          </w:p>
        </w:tc>
        <w:tc>
          <w:tcPr>
            <w:tcW w:w="997" w:type="dxa"/>
            <w:tcMar>
              <w:top w:w="50" w:type="dxa"/>
              <w:left w:w="80" w:type="dxa"/>
              <w:bottom w:w="50" w:type="dxa"/>
              <w:right w:w="80" w:type="dxa"/>
            </w:tcMar>
            <w:vAlign w:val="center"/>
          </w:tcPr>
          <w:p w:rsidR="00EE526E" w:rsidRDefault="00D67E16" w14:paraId="1FC146BA" w14:textId="77777777">
            <w:pPr>
              <w:jc w:val="center"/>
            </w:pPr>
            <w:r>
              <w:rPr>
                <w:sz w:val="17"/>
                <w:szCs w:val="17"/>
              </w:rPr>
              <w:t>5,53</w:t>
            </w:r>
          </w:p>
        </w:tc>
      </w:tr>
      <w:tr w:rsidR="00EE526E" w14:paraId="15C8DFC0" w14:textId="77777777">
        <w:trPr>
          <w:cantSplit/>
          <w:jc w:val="center"/>
        </w:trPr>
        <w:tc>
          <w:tcPr>
            <w:tcW w:w="2742" w:type="dxa"/>
            <w:tcMar>
              <w:top w:w="50" w:type="dxa"/>
              <w:left w:w="80" w:type="dxa"/>
              <w:bottom w:w="50" w:type="dxa"/>
              <w:right w:w="80" w:type="dxa"/>
            </w:tcMar>
            <w:vAlign w:val="center"/>
          </w:tcPr>
          <w:p w:rsidR="00EE526E" w:rsidRDefault="00D67E16" w14:paraId="5CC62495" w14:textId="77777777">
            <w:r>
              <w:rPr>
                <w:b/>
                <w:sz w:val="17"/>
                <w:szCs w:val="17"/>
              </w:rPr>
              <w:t>Ensamble (6 votantes)</w:t>
            </w:r>
          </w:p>
        </w:tc>
        <w:tc>
          <w:tcPr>
            <w:tcW w:w="1246" w:type="dxa"/>
            <w:tcMar>
              <w:top w:w="50" w:type="dxa"/>
              <w:left w:w="80" w:type="dxa"/>
              <w:bottom w:w="50" w:type="dxa"/>
              <w:right w:w="80" w:type="dxa"/>
            </w:tcMar>
            <w:vAlign w:val="center"/>
          </w:tcPr>
          <w:p w:rsidR="00EE526E" w:rsidRDefault="00D67E16" w14:paraId="38765F44" w14:textId="77777777">
            <w:pPr>
              <w:jc w:val="center"/>
            </w:pPr>
            <w:r>
              <w:rPr>
                <w:sz w:val="17"/>
                <w:szCs w:val="17"/>
              </w:rPr>
              <w:t>40,97</w:t>
            </w:r>
          </w:p>
        </w:tc>
        <w:tc>
          <w:tcPr>
            <w:tcW w:w="1246" w:type="dxa"/>
            <w:tcMar>
              <w:top w:w="50" w:type="dxa"/>
              <w:left w:w="80" w:type="dxa"/>
              <w:bottom w:w="50" w:type="dxa"/>
              <w:right w:w="80" w:type="dxa"/>
            </w:tcMar>
            <w:vAlign w:val="center"/>
          </w:tcPr>
          <w:p w:rsidR="00EE526E" w:rsidRDefault="00D67E16" w14:paraId="30318633" w14:textId="77777777">
            <w:pPr>
              <w:jc w:val="center"/>
            </w:pPr>
            <w:r>
              <w:rPr>
                <w:sz w:val="17"/>
                <w:szCs w:val="17"/>
              </w:rPr>
              <w:t>85,48</w:t>
            </w:r>
          </w:p>
        </w:tc>
        <w:tc>
          <w:tcPr>
            <w:tcW w:w="1059" w:type="dxa"/>
            <w:tcMar>
              <w:top w:w="50" w:type="dxa"/>
              <w:left w:w="80" w:type="dxa"/>
              <w:bottom w:w="50" w:type="dxa"/>
              <w:right w:w="80" w:type="dxa"/>
            </w:tcMar>
            <w:vAlign w:val="center"/>
          </w:tcPr>
          <w:p w:rsidR="00EE526E" w:rsidRDefault="00D67E16" w14:paraId="76F62BD7" w14:textId="77777777">
            <w:pPr>
              <w:jc w:val="center"/>
            </w:pPr>
            <w:r>
              <w:rPr>
                <w:sz w:val="17"/>
                <w:szCs w:val="17"/>
              </w:rPr>
              <w:t>10,45</w:t>
            </w:r>
          </w:p>
        </w:tc>
        <w:tc>
          <w:tcPr>
            <w:tcW w:w="1059" w:type="dxa"/>
            <w:tcMar>
              <w:top w:w="50" w:type="dxa"/>
              <w:left w:w="80" w:type="dxa"/>
              <w:bottom w:w="50" w:type="dxa"/>
              <w:right w:w="80" w:type="dxa"/>
            </w:tcMar>
            <w:vAlign w:val="center"/>
          </w:tcPr>
          <w:p w:rsidR="00EE526E" w:rsidRDefault="00D67E16" w14:paraId="5CFCC4B9" w14:textId="77777777">
            <w:pPr>
              <w:jc w:val="center"/>
            </w:pPr>
            <w:r>
              <w:rPr>
                <w:sz w:val="17"/>
                <w:szCs w:val="17"/>
              </w:rPr>
              <w:t>9,80</w:t>
            </w:r>
          </w:p>
        </w:tc>
        <w:tc>
          <w:tcPr>
            <w:tcW w:w="997" w:type="dxa"/>
            <w:tcMar>
              <w:top w:w="50" w:type="dxa"/>
              <w:left w:w="80" w:type="dxa"/>
              <w:bottom w:w="50" w:type="dxa"/>
              <w:right w:w="80" w:type="dxa"/>
            </w:tcMar>
            <w:vAlign w:val="center"/>
          </w:tcPr>
          <w:p w:rsidR="00EE526E" w:rsidRDefault="00D67E16" w14:paraId="6813E384" w14:textId="77777777">
            <w:pPr>
              <w:jc w:val="center"/>
            </w:pPr>
            <w:r>
              <w:rPr>
                <w:sz w:val="17"/>
                <w:szCs w:val="17"/>
              </w:rPr>
              <w:t>0,727</w:t>
            </w:r>
          </w:p>
        </w:tc>
        <w:tc>
          <w:tcPr>
            <w:tcW w:w="997" w:type="dxa"/>
            <w:tcMar>
              <w:top w:w="50" w:type="dxa"/>
              <w:left w:w="80" w:type="dxa"/>
              <w:bottom w:w="50" w:type="dxa"/>
              <w:right w:w="80" w:type="dxa"/>
            </w:tcMar>
            <w:vAlign w:val="center"/>
          </w:tcPr>
          <w:p w:rsidR="00EE526E" w:rsidRDefault="00D67E16" w14:paraId="5E0C37E3" w14:textId="77777777">
            <w:pPr>
              <w:jc w:val="center"/>
            </w:pPr>
            <w:r>
              <w:rPr>
                <w:sz w:val="17"/>
                <w:szCs w:val="17"/>
              </w:rPr>
              <w:t>7,76</w:t>
            </w:r>
          </w:p>
        </w:tc>
      </w:tr>
    </w:tbl>
    <w:p w:rsidR="00EE526E" w:rsidRDefault="00EE526E" w14:paraId="563C8BE2" w14:textId="77777777">
      <w:pPr>
        <w:spacing w:after="60"/>
        <w:jc w:val="both"/>
      </w:pPr>
    </w:p>
    <w:p w:rsidR="00EE526E" w:rsidRDefault="00D67E16" w14:paraId="6BCF53B6" w14:textId="77777777">
      <w:pPr>
        <w:spacing w:after="100"/>
        <w:jc w:val="both"/>
      </w:pPr>
      <w:r>
        <w:rPr>
          <w:sz w:val="19"/>
          <w:szCs w:val="19"/>
        </w:rPr>
        <w:t>DM (t): Diebold-Mariano frente a la persistencia (positivo = menor error). Con 10 particiones del combinador: MAE 41,10 ± 0,08, MAPE 10,49 % ± 0,02. Versión desplegable (pesos solo con días anteriores): MAE 42,89 y MAPE 10,57 %, frente a 57,82 y 15,52 % de</w:t>
      </w:r>
      <w:r>
        <w:rPr>
          <w:sz w:val="19"/>
          <w:szCs w:val="19"/>
        </w:rPr>
        <w:t xml:space="preserve"> la persistencia en las mismas horas.</w:t>
      </w:r>
    </w:p>
    <w:p w:rsidR="00EE526E" w:rsidRDefault="00D67E16" w14:paraId="0BCB5B91" w14:textId="77777777">
      <w:pPr>
        <w:spacing w:after="100"/>
        <w:jc w:val="both"/>
      </w:pPr>
      <w:r>
        <w:rPr>
          <w:b/>
        </w:rPr>
        <w:t>Robustez entre regímenes.</w:t>
      </w:r>
      <w:r>
        <w:t xml:space="preserve"> La Tabla 15 muestra el MAE de los modelos individuales en los seis orígenes walk-forward (O1 a O5: 12 meses cada uno con corte a las 23:00; O6: 2026).</w:t>
      </w:r>
    </w:p>
    <w:p w:rsidR="00EE526E" w:rsidRDefault="00D67E16" w14:paraId="13847344" w14:textId="77777777">
      <w:pPr>
        <w:keepNext/>
        <w:spacing w:before="120" w:after="60"/>
        <w:jc w:val="center"/>
      </w:pPr>
      <w:r>
        <w:rPr>
          <w:b/>
          <w:sz w:val="20"/>
          <w:szCs w:val="20"/>
        </w:rPr>
        <w:t>Tabla 15.</w:t>
      </w:r>
      <w:r>
        <w:rPr>
          <w:sz w:val="20"/>
          <w:szCs w:val="20"/>
        </w:rPr>
        <w:t xml:space="preserve"> MAE (COP/kWh) por origen walk-f</w:t>
      </w:r>
      <w:r>
        <w:rPr>
          <w:sz w:val="20"/>
          <w:szCs w:val="20"/>
        </w:rPr>
        <w:t>orward y resultado de Diebold-Mariano frente a la persistencia.</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921"/>
        <w:gridCol w:w="992"/>
        <w:gridCol w:w="992"/>
        <w:gridCol w:w="993"/>
        <w:gridCol w:w="993"/>
        <w:gridCol w:w="993"/>
        <w:gridCol w:w="993"/>
        <w:gridCol w:w="1473"/>
      </w:tblGrid>
      <w:tr w:rsidR="00EE526E" w14:paraId="3C5BA017" w14:textId="77777777">
        <w:trPr>
          <w:tblHeader/>
          <w:jc w:val="center"/>
        </w:trPr>
        <w:tc>
          <w:tcPr>
            <w:tcW w:w="1921" w:type="dxa"/>
            <w:shd w:val="clear" w:color="auto" w:fill="2E2E2E"/>
            <w:tcMar>
              <w:top w:w="50" w:type="dxa"/>
              <w:left w:w="80" w:type="dxa"/>
              <w:bottom w:w="50" w:type="dxa"/>
              <w:right w:w="80" w:type="dxa"/>
            </w:tcMar>
            <w:vAlign w:val="center"/>
          </w:tcPr>
          <w:p w:rsidR="00EE526E" w:rsidRDefault="00D67E16" w14:paraId="5B46A3E9" w14:textId="77777777">
            <w:pPr>
              <w:keepNext/>
              <w:jc w:val="center"/>
            </w:pPr>
            <w:r>
              <w:rPr>
                <w:b/>
                <w:color w:val="FFFFFF"/>
                <w:sz w:val="17"/>
                <w:szCs w:val="17"/>
              </w:rPr>
              <w:t>Modelo</w:t>
            </w:r>
          </w:p>
        </w:tc>
        <w:tc>
          <w:tcPr>
            <w:tcW w:w="992" w:type="dxa"/>
            <w:shd w:val="clear" w:color="auto" w:fill="2E2E2E"/>
            <w:tcMar>
              <w:top w:w="50" w:type="dxa"/>
              <w:left w:w="80" w:type="dxa"/>
              <w:bottom w:w="50" w:type="dxa"/>
              <w:right w:w="80" w:type="dxa"/>
            </w:tcMar>
            <w:vAlign w:val="center"/>
          </w:tcPr>
          <w:p w:rsidR="00EE526E" w:rsidRDefault="00D67E16" w14:paraId="400B01ED" w14:textId="77777777">
            <w:pPr>
              <w:keepNext/>
              <w:jc w:val="center"/>
            </w:pPr>
            <w:r>
              <w:rPr>
                <w:b/>
                <w:color w:val="FFFFFF"/>
                <w:sz w:val="17"/>
                <w:szCs w:val="17"/>
              </w:rPr>
              <w:t>O1</w:t>
            </w:r>
          </w:p>
          <w:p w:rsidR="00EE526E" w:rsidRDefault="00D67E16" w14:paraId="0155CA9A" w14:textId="77777777">
            <w:pPr>
              <w:keepNext/>
              <w:jc w:val="center"/>
            </w:pPr>
            <w:r>
              <w:rPr>
                <w:b/>
                <w:color w:val="FFFFFF"/>
                <w:sz w:val="17"/>
                <w:szCs w:val="17"/>
              </w:rPr>
              <w:t>2020-21</w:t>
            </w:r>
          </w:p>
        </w:tc>
        <w:tc>
          <w:tcPr>
            <w:tcW w:w="992" w:type="dxa"/>
            <w:shd w:val="clear" w:color="auto" w:fill="2E2E2E"/>
            <w:tcMar>
              <w:top w:w="50" w:type="dxa"/>
              <w:left w:w="80" w:type="dxa"/>
              <w:bottom w:w="50" w:type="dxa"/>
              <w:right w:w="80" w:type="dxa"/>
            </w:tcMar>
            <w:vAlign w:val="center"/>
          </w:tcPr>
          <w:p w:rsidR="00EE526E" w:rsidRDefault="00D67E16" w14:paraId="534A1FD4" w14:textId="77777777">
            <w:pPr>
              <w:keepNext/>
              <w:jc w:val="center"/>
            </w:pPr>
            <w:r>
              <w:rPr>
                <w:b/>
                <w:color w:val="FFFFFF"/>
                <w:sz w:val="17"/>
                <w:szCs w:val="17"/>
              </w:rPr>
              <w:t>O2</w:t>
            </w:r>
          </w:p>
          <w:p w:rsidR="00EE526E" w:rsidRDefault="00D67E16" w14:paraId="5DB3F676" w14:textId="77777777">
            <w:pPr>
              <w:keepNext/>
              <w:jc w:val="center"/>
            </w:pPr>
            <w:r>
              <w:rPr>
                <w:b/>
                <w:color w:val="FFFFFF"/>
                <w:sz w:val="17"/>
                <w:szCs w:val="17"/>
              </w:rPr>
              <w:t>2021-22</w:t>
            </w:r>
          </w:p>
        </w:tc>
        <w:tc>
          <w:tcPr>
            <w:tcW w:w="992" w:type="dxa"/>
            <w:shd w:val="clear" w:color="auto" w:fill="2E2E2E"/>
            <w:tcMar>
              <w:top w:w="50" w:type="dxa"/>
              <w:left w:w="80" w:type="dxa"/>
              <w:bottom w:w="50" w:type="dxa"/>
              <w:right w:w="80" w:type="dxa"/>
            </w:tcMar>
            <w:vAlign w:val="center"/>
          </w:tcPr>
          <w:p w:rsidR="00EE526E" w:rsidRDefault="00D67E16" w14:paraId="5C02E821" w14:textId="77777777">
            <w:pPr>
              <w:keepNext/>
              <w:jc w:val="center"/>
            </w:pPr>
            <w:r>
              <w:rPr>
                <w:b/>
                <w:color w:val="FFFFFF"/>
                <w:sz w:val="17"/>
                <w:szCs w:val="17"/>
              </w:rPr>
              <w:t>O3</w:t>
            </w:r>
          </w:p>
          <w:p w:rsidR="00EE526E" w:rsidRDefault="00D67E16" w14:paraId="76901CF7" w14:textId="77777777">
            <w:pPr>
              <w:keepNext/>
              <w:jc w:val="center"/>
            </w:pPr>
            <w:r>
              <w:rPr>
                <w:b/>
                <w:color w:val="FFFFFF"/>
                <w:sz w:val="17"/>
                <w:szCs w:val="17"/>
              </w:rPr>
              <w:t>2022-23</w:t>
            </w:r>
          </w:p>
        </w:tc>
        <w:tc>
          <w:tcPr>
            <w:tcW w:w="992" w:type="dxa"/>
            <w:shd w:val="clear" w:color="auto" w:fill="2E2E2E"/>
            <w:tcMar>
              <w:top w:w="50" w:type="dxa"/>
              <w:left w:w="80" w:type="dxa"/>
              <w:bottom w:w="50" w:type="dxa"/>
              <w:right w:w="80" w:type="dxa"/>
            </w:tcMar>
            <w:vAlign w:val="center"/>
          </w:tcPr>
          <w:p w:rsidR="00EE526E" w:rsidRDefault="00D67E16" w14:paraId="11B42DEA" w14:textId="77777777">
            <w:pPr>
              <w:keepNext/>
              <w:jc w:val="center"/>
            </w:pPr>
            <w:r>
              <w:rPr>
                <w:b/>
                <w:color w:val="FFFFFF"/>
                <w:sz w:val="17"/>
                <w:szCs w:val="17"/>
              </w:rPr>
              <w:t>O4</w:t>
            </w:r>
          </w:p>
          <w:p w:rsidR="00EE526E" w:rsidRDefault="00D67E16" w14:paraId="485218FD" w14:textId="77777777">
            <w:pPr>
              <w:keepNext/>
              <w:jc w:val="center"/>
            </w:pPr>
            <w:r>
              <w:rPr>
                <w:b/>
                <w:color w:val="FFFFFF"/>
                <w:sz w:val="17"/>
                <w:szCs w:val="17"/>
              </w:rPr>
              <w:t>2023-24</w:t>
            </w:r>
          </w:p>
        </w:tc>
        <w:tc>
          <w:tcPr>
            <w:tcW w:w="992" w:type="dxa"/>
            <w:shd w:val="clear" w:color="auto" w:fill="2E2E2E"/>
            <w:tcMar>
              <w:top w:w="50" w:type="dxa"/>
              <w:left w:w="80" w:type="dxa"/>
              <w:bottom w:w="50" w:type="dxa"/>
              <w:right w:w="80" w:type="dxa"/>
            </w:tcMar>
            <w:vAlign w:val="center"/>
          </w:tcPr>
          <w:p w:rsidR="00EE526E" w:rsidRDefault="00D67E16" w14:paraId="1095777B" w14:textId="77777777">
            <w:pPr>
              <w:keepNext/>
              <w:jc w:val="center"/>
            </w:pPr>
            <w:r>
              <w:rPr>
                <w:b/>
                <w:color w:val="FFFFFF"/>
                <w:sz w:val="17"/>
                <w:szCs w:val="17"/>
              </w:rPr>
              <w:t>O5</w:t>
            </w:r>
          </w:p>
          <w:p w:rsidR="00EE526E" w:rsidRDefault="00D67E16" w14:paraId="51156DCB" w14:textId="77777777">
            <w:pPr>
              <w:keepNext/>
              <w:jc w:val="center"/>
            </w:pPr>
            <w:r>
              <w:rPr>
                <w:b/>
                <w:color w:val="FFFFFF"/>
                <w:sz w:val="17"/>
                <w:szCs w:val="17"/>
              </w:rPr>
              <w:t>2024-25</w:t>
            </w:r>
          </w:p>
        </w:tc>
        <w:tc>
          <w:tcPr>
            <w:tcW w:w="992" w:type="dxa"/>
            <w:shd w:val="clear" w:color="auto" w:fill="2E2E2E"/>
            <w:tcMar>
              <w:top w:w="50" w:type="dxa"/>
              <w:left w:w="80" w:type="dxa"/>
              <w:bottom w:w="50" w:type="dxa"/>
              <w:right w:w="80" w:type="dxa"/>
            </w:tcMar>
            <w:vAlign w:val="center"/>
          </w:tcPr>
          <w:p w:rsidR="00EE526E" w:rsidRDefault="00D67E16" w14:paraId="3E21E2DB" w14:textId="77777777">
            <w:pPr>
              <w:keepNext/>
              <w:jc w:val="center"/>
            </w:pPr>
            <w:r>
              <w:rPr>
                <w:b/>
                <w:color w:val="FFFFFF"/>
                <w:sz w:val="17"/>
                <w:szCs w:val="17"/>
              </w:rPr>
              <w:t>O6</w:t>
            </w:r>
          </w:p>
          <w:p w:rsidR="00EE526E" w:rsidRDefault="00D67E16" w14:paraId="3508CACB" w14:textId="77777777">
            <w:pPr>
              <w:keepNext/>
              <w:jc w:val="center"/>
            </w:pPr>
            <w:r>
              <w:rPr>
                <w:b/>
                <w:color w:val="FFFFFF"/>
                <w:sz w:val="17"/>
                <w:szCs w:val="17"/>
              </w:rPr>
              <w:t>2026</w:t>
            </w:r>
          </w:p>
        </w:tc>
        <w:tc>
          <w:tcPr>
            <w:tcW w:w="1472" w:type="dxa"/>
            <w:shd w:val="clear" w:color="auto" w:fill="2E2E2E"/>
            <w:tcMar>
              <w:top w:w="50" w:type="dxa"/>
              <w:left w:w="80" w:type="dxa"/>
              <w:bottom w:w="50" w:type="dxa"/>
              <w:right w:w="80" w:type="dxa"/>
            </w:tcMar>
            <w:vAlign w:val="center"/>
          </w:tcPr>
          <w:p w:rsidR="00EE526E" w:rsidRDefault="00D67E16" w14:paraId="2D58A26B" w14:textId="77777777">
            <w:pPr>
              <w:keepNext/>
              <w:jc w:val="center"/>
            </w:pPr>
            <w:r>
              <w:rPr>
                <w:b/>
                <w:color w:val="FFFFFF"/>
                <w:sz w:val="17"/>
                <w:szCs w:val="17"/>
              </w:rPr>
              <w:t>Gana / pierde</w:t>
            </w:r>
          </w:p>
        </w:tc>
      </w:tr>
      <w:tr w:rsidR="00EE526E" w14:paraId="474C6BF0" w14:textId="77777777">
        <w:trPr>
          <w:cantSplit/>
          <w:jc w:val="center"/>
        </w:trPr>
        <w:tc>
          <w:tcPr>
            <w:tcW w:w="1921" w:type="dxa"/>
            <w:tcMar>
              <w:top w:w="50" w:type="dxa"/>
              <w:left w:w="80" w:type="dxa"/>
              <w:bottom w:w="50" w:type="dxa"/>
              <w:right w:w="80" w:type="dxa"/>
            </w:tcMar>
            <w:vAlign w:val="center"/>
          </w:tcPr>
          <w:p w:rsidR="00EE526E" w:rsidRDefault="00D67E16" w14:paraId="22195532" w14:textId="77777777">
            <w:pPr>
              <w:keepNext/>
            </w:pPr>
            <w:r>
              <w:rPr>
                <w:sz w:val="17"/>
                <w:szCs w:val="17"/>
              </w:rPr>
              <w:t>Persistencia</w:t>
            </w:r>
          </w:p>
        </w:tc>
        <w:tc>
          <w:tcPr>
            <w:tcW w:w="992" w:type="dxa"/>
            <w:tcMar>
              <w:top w:w="50" w:type="dxa"/>
              <w:left w:w="80" w:type="dxa"/>
              <w:bottom w:w="50" w:type="dxa"/>
              <w:right w:w="80" w:type="dxa"/>
            </w:tcMar>
            <w:vAlign w:val="center"/>
          </w:tcPr>
          <w:p w:rsidR="00EE526E" w:rsidRDefault="00D67E16" w14:paraId="40E6138A" w14:textId="77777777">
            <w:pPr>
              <w:keepNext/>
              <w:jc w:val="center"/>
            </w:pPr>
            <w:r>
              <w:rPr>
                <w:sz w:val="17"/>
                <w:szCs w:val="17"/>
              </w:rPr>
              <w:t>16,80</w:t>
            </w:r>
          </w:p>
        </w:tc>
        <w:tc>
          <w:tcPr>
            <w:tcW w:w="992" w:type="dxa"/>
            <w:tcMar>
              <w:top w:w="50" w:type="dxa"/>
              <w:left w:w="80" w:type="dxa"/>
              <w:bottom w:w="50" w:type="dxa"/>
              <w:right w:w="80" w:type="dxa"/>
            </w:tcMar>
            <w:vAlign w:val="center"/>
          </w:tcPr>
          <w:p w:rsidR="00EE526E" w:rsidRDefault="00D67E16" w14:paraId="55886DB2" w14:textId="77777777">
            <w:pPr>
              <w:keepNext/>
              <w:jc w:val="center"/>
            </w:pPr>
            <w:r>
              <w:rPr>
                <w:sz w:val="17"/>
                <w:szCs w:val="17"/>
              </w:rPr>
              <w:t>17,52</w:t>
            </w:r>
          </w:p>
        </w:tc>
        <w:tc>
          <w:tcPr>
            <w:tcW w:w="992" w:type="dxa"/>
            <w:tcMar>
              <w:top w:w="50" w:type="dxa"/>
              <w:left w:w="80" w:type="dxa"/>
              <w:bottom w:w="50" w:type="dxa"/>
              <w:right w:w="80" w:type="dxa"/>
            </w:tcMar>
            <w:vAlign w:val="center"/>
          </w:tcPr>
          <w:p w:rsidR="00EE526E" w:rsidRDefault="00D67E16" w14:paraId="6DE53A53" w14:textId="77777777">
            <w:pPr>
              <w:keepNext/>
              <w:jc w:val="center"/>
            </w:pPr>
            <w:r>
              <w:rPr>
                <w:sz w:val="17"/>
                <w:szCs w:val="17"/>
              </w:rPr>
              <w:t>39,75</w:t>
            </w:r>
          </w:p>
        </w:tc>
        <w:tc>
          <w:tcPr>
            <w:tcW w:w="992" w:type="dxa"/>
            <w:tcMar>
              <w:top w:w="50" w:type="dxa"/>
              <w:left w:w="80" w:type="dxa"/>
              <w:bottom w:w="50" w:type="dxa"/>
              <w:right w:w="80" w:type="dxa"/>
            </w:tcMar>
            <w:vAlign w:val="center"/>
          </w:tcPr>
          <w:p w:rsidR="00EE526E" w:rsidRDefault="00D67E16" w14:paraId="0DFB7B3D" w14:textId="77777777">
            <w:pPr>
              <w:keepNext/>
              <w:jc w:val="center"/>
            </w:pPr>
            <w:r>
              <w:rPr>
                <w:sz w:val="17"/>
                <w:szCs w:val="17"/>
              </w:rPr>
              <w:t>67,19</w:t>
            </w:r>
          </w:p>
        </w:tc>
        <w:tc>
          <w:tcPr>
            <w:tcW w:w="992" w:type="dxa"/>
            <w:tcMar>
              <w:top w:w="50" w:type="dxa"/>
              <w:left w:w="80" w:type="dxa"/>
              <w:bottom w:w="50" w:type="dxa"/>
              <w:right w:w="80" w:type="dxa"/>
            </w:tcMar>
            <w:vAlign w:val="center"/>
          </w:tcPr>
          <w:p w:rsidR="00EE526E" w:rsidRDefault="00D67E16" w14:paraId="03B39B05" w14:textId="77777777">
            <w:pPr>
              <w:keepNext/>
              <w:jc w:val="center"/>
            </w:pPr>
            <w:r>
              <w:rPr>
                <w:sz w:val="17"/>
                <w:szCs w:val="17"/>
              </w:rPr>
              <w:t>101,25</w:t>
            </w:r>
          </w:p>
        </w:tc>
        <w:tc>
          <w:tcPr>
            <w:tcW w:w="992" w:type="dxa"/>
            <w:tcMar>
              <w:top w:w="50" w:type="dxa"/>
              <w:left w:w="80" w:type="dxa"/>
              <w:bottom w:w="50" w:type="dxa"/>
              <w:right w:w="80" w:type="dxa"/>
            </w:tcMar>
            <w:vAlign w:val="center"/>
          </w:tcPr>
          <w:p w:rsidR="00EE526E" w:rsidRDefault="00D67E16" w14:paraId="1C4EC9B6" w14:textId="77777777">
            <w:pPr>
              <w:keepNext/>
              <w:jc w:val="center"/>
            </w:pPr>
            <w:r>
              <w:rPr>
                <w:sz w:val="17"/>
                <w:szCs w:val="17"/>
              </w:rPr>
              <w:t>56,40</w:t>
            </w:r>
          </w:p>
        </w:tc>
        <w:tc>
          <w:tcPr>
            <w:tcW w:w="1472" w:type="dxa"/>
            <w:tcMar>
              <w:top w:w="50" w:type="dxa"/>
              <w:left w:w="80" w:type="dxa"/>
              <w:bottom w:w="50" w:type="dxa"/>
              <w:right w:w="80" w:type="dxa"/>
            </w:tcMar>
            <w:vAlign w:val="center"/>
          </w:tcPr>
          <w:p w:rsidR="00EE526E" w:rsidRDefault="00D67E16" w14:paraId="159D1C1E" w14:textId="77777777">
            <w:pPr>
              <w:keepNext/>
              <w:jc w:val="center"/>
            </w:pPr>
            <w:r>
              <w:rPr>
                <w:sz w:val="17"/>
                <w:szCs w:val="17"/>
              </w:rPr>
              <w:t>referencia</w:t>
            </w:r>
          </w:p>
        </w:tc>
      </w:tr>
      <w:tr w:rsidR="00EE526E" w14:paraId="23E36CC2" w14:textId="77777777">
        <w:trPr>
          <w:cantSplit/>
          <w:jc w:val="center"/>
        </w:trPr>
        <w:tc>
          <w:tcPr>
            <w:tcW w:w="1921" w:type="dxa"/>
            <w:tcMar>
              <w:top w:w="50" w:type="dxa"/>
              <w:left w:w="80" w:type="dxa"/>
              <w:bottom w:w="50" w:type="dxa"/>
              <w:right w:w="80" w:type="dxa"/>
            </w:tcMar>
            <w:vAlign w:val="center"/>
          </w:tcPr>
          <w:p w:rsidR="00EE526E" w:rsidRDefault="00D67E16" w14:paraId="59D5A323" w14:textId="77777777">
            <w:pPr>
              <w:keepNext/>
            </w:pPr>
            <w:r>
              <w:rPr>
                <w:sz w:val="17"/>
                <w:szCs w:val="17"/>
              </w:rPr>
              <w:t>XGBoost</w:t>
            </w:r>
          </w:p>
        </w:tc>
        <w:tc>
          <w:tcPr>
            <w:tcW w:w="992" w:type="dxa"/>
            <w:tcMar>
              <w:top w:w="50" w:type="dxa"/>
              <w:left w:w="80" w:type="dxa"/>
              <w:bottom w:w="50" w:type="dxa"/>
              <w:right w:w="80" w:type="dxa"/>
            </w:tcMar>
            <w:vAlign w:val="center"/>
          </w:tcPr>
          <w:p w:rsidR="00EE526E" w:rsidRDefault="00D67E16" w14:paraId="73E06475" w14:textId="77777777">
            <w:pPr>
              <w:keepNext/>
              <w:jc w:val="center"/>
            </w:pPr>
            <w:r>
              <w:rPr>
                <w:sz w:val="17"/>
                <w:szCs w:val="17"/>
              </w:rPr>
              <w:t>18,25</w:t>
            </w:r>
          </w:p>
        </w:tc>
        <w:tc>
          <w:tcPr>
            <w:tcW w:w="992" w:type="dxa"/>
            <w:tcMar>
              <w:top w:w="50" w:type="dxa"/>
              <w:left w:w="80" w:type="dxa"/>
              <w:bottom w:w="50" w:type="dxa"/>
              <w:right w:w="80" w:type="dxa"/>
            </w:tcMar>
            <w:vAlign w:val="center"/>
          </w:tcPr>
          <w:p w:rsidR="00EE526E" w:rsidRDefault="00D67E16" w14:paraId="027AC82E" w14:textId="77777777">
            <w:pPr>
              <w:keepNext/>
              <w:jc w:val="center"/>
            </w:pPr>
            <w:r>
              <w:rPr>
                <w:sz w:val="17"/>
                <w:szCs w:val="17"/>
              </w:rPr>
              <w:t>24,14</w:t>
            </w:r>
          </w:p>
        </w:tc>
        <w:tc>
          <w:tcPr>
            <w:tcW w:w="992" w:type="dxa"/>
            <w:tcMar>
              <w:top w:w="50" w:type="dxa"/>
              <w:left w:w="80" w:type="dxa"/>
              <w:bottom w:w="50" w:type="dxa"/>
              <w:right w:w="80" w:type="dxa"/>
            </w:tcMar>
            <w:vAlign w:val="center"/>
          </w:tcPr>
          <w:p w:rsidR="00EE526E" w:rsidRDefault="00D67E16" w14:paraId="3B5E40F0" w14:textId="77777777">
            <w:pPr>
              <w:keepNext/>
              <w:jc w:val="center"/>
            </w:pPr>
            <w:r>
              <w:rPr>
                <w:sz w:val="17"/>
                <w:szCs w:val="17"/>
              </w:rPr>
              <w:t>59,60</w:t>
            </w:r>
          </w:p>
        </w:tc>
        <w:tc>
          <w:tcPr>
            <w:tcW w:w="992" w:type="dxa"/>
            <w:tcMar>
              <w:top w:w="50" w:type="dxa"/>
              <w:left w:w="80" w:type="dxa"/>
              <w:bottom w:w="50" w:type="dxa"/>
              <w:right w:w="80" w:type="dxa"/>
            </w:tcMar>
            <w:vAlign w:val="center"/>
          </w:tcPr>
          <w:p w:rsidR="00EE526E" w:rsidRDefault="00D67E16" w14:paraId="29EE01D2" w14:textId="77777777">
            <w:pPr>
              <w:keepNext/>
              <w:jc w:val="center"/>
            </w:pPr>
            <w:r>
              <w:rPr>
                <w:sz w:val="17"/>
                <w:szCs w:val="17"/>
              </w:rPr>
              <w:t>133,99</w:t>
            </w:r>
          </w:p>
        </w:tc>
        <w:tc>
          <w:tcPr>
            <w:tcW w:w="992" w:type="dxa"/>
            <w:tcMar>
              <w:top w:w="50" w:type="dxa"/>
              <w:left w:w="80" w:type="dxa"/>
              <w:bottom w:w="50" w:type="dxa"/>
              <w:right w:w="80" w:type="dxa"/>
            </w:tcMar>
            <w:vAlign w:val="center"/>
          </w:tcPr>
          <w:p w:rsidR="00EE526E" w:rsidRDefault="00D67E16" w14:paraId="2AC89C79" w14:textId="77777777">
            <w:pPr>
              <w:keepNext/>
              <w:jc w:val="center"/>
            </w:pPr>
            <w:r>
              <w:rPr>
                <w:sz w:val="17"/>
                <w:szCs w:val="17"/>
              </w:rPr>
              <w:t>135,47</w:t>
            </w:r>
          </w:p>
        </w:tc>
        <w:tc>
          <w:tcPr>
            <w:tcW w:w="992" w:type="dxa"/>
            <w:tcMar>
              <w:top w:w="50" w:type="dxa"/>
              <w:left w:w="80" w:type="dxa"/>
              <w:bottom w:w="50" w:type="dxa"/>
              <w:right w:w="80" w:type="dxa"/>
            </w:tcMar>
            <w:vAlign w:val="center"/>
          </w:tcPr>
          <w:p w:rsidR="00EE526E" w:rsidRDefault="00D67E16" w14:paraId="6D2796DC" w14:textId="77777777">
            <w:pPr>
              <w:keepNext/>
              <w:jc w:val="center"/>
            </w:pPr>
            <w:r>
              <w:rPr>
                <w:sz w:val="17"/>
                <w:szCs w:val="17"/>
              </w:rPr>
              <w:t>61,39</w:t>
            </w:r>
          </w:p>
        </w:tc>
        <w:tc>
          <w:tcPr>
            <w:tcW w:w="1472" w:type="dxa"/>
            <w:tcMar>
              <w:top w:w="50" w:type="dxa"/>
              <w:left w:w="80" w:type="dxa"/>
              <w:bottom w:w="50" w:type="dxa"/>
              <w:right w:w="80" w:type="dxa"/>
            </w:tcMar>
            <w:vAlign w:val="center"/>
          </w:tcPr>
          <w:p w:rsidR="00EE526E" w:rsidRDefault="00D67E16" w14:paraId="22D36C03" w14:textId="77777777">
            <w:pPr>
              <w:keepNext/>
              <w:jc w:val="center"/>
            </w:pPr>
            <w:r>
              <w:rPr>
                <w:sz w:val="17"/>
                <w:szCs w:val="17"/>
              </w:rPr>
              <w:t>0 / 6</w:t>
            </w:r>
          </w:p>
        </w:tc>
      </w:tr>
      <w:tr w:rsidR="00EE526E" w14:paraId="3C0C0581" w14:textId="77777777">
        <w:trPr>
          <w:cantSplit/>
          <w:jc w:val="center"/>
        </w:trPr>
        <w:tc>
          <w:tcPr>
            <w:tcW w:w="1921" w:type="dxa"/>
            <w:tcMar>
              <w:top w:w="50" w:type="dxa"/>
              <w:left w:w="80" w:type="dxa"/>
              <w:bottom w:w="50" w:type="dxa"/>
              <w:right w:w="80" w:type="dxa"/>
            </w:tcMar>
            <w:vAlign w:val="center"/>
          </w:tcPr>
          <w:p w:rsidR="00EE526E" w:rsidRDefault="00D67E16" w14:paraId="66D014C2" w14:textId="77777777">
            <w:pPr>
              <w:keepNext/>
            </w:pPr>
            <w:r>
              <w:rPr>
                <w:sz w:val="17"/>
                <w:szCs w:val="17"/>
              </w:rPr>
              <w:t>ARX+GARCH</w:t>
            </w:r>
          </w:p>
        </w:tc>
        <w:tc>
          <w:tcPr>
            <w:tcW w:w="992" w:type="dxa"/>
            <w:tcMar>
              <w:top w:w="50" w:type="dxa"/>
              <w:left w:w="80" w:type="dxa"/>
              <w:bottom w:w="50" w:type="dxa"/>
              <w:right w:w="80" w:type="dxa"/>
            </w:tcMar>
            <w:vAlign w:val="center"/>
          </w:tcPr>
          <w:p w:rsidR="00EE526E" w:rsidRDefault="00D67E16" w14:paraId="57B93EDA" w14:textId="77777777">
            <w:pPr>
              <w:keepNext/>
              <w:jc w:val="center"/>
            </w:pPr>
            <w:r>
              <w:rPr>
                <w:sz w:val="17"/>
                <w:szCs w:val="17"/>
              </w:rPr>
              <w:t>50,88</w:t>
            </w:r>
          </w:p>
        </w:tc>
        <w:tc>
          <w:tcPr>
            <w:tcW w:w="992" w:type="dxa"/>
            <w:tcMar>
              <w:top w:w="50" w:type="dxa"/>
              <w:left w:w="80" w:type="dxa"/>
              <w:bottom w:w="50" w:type="dxa"/>
              <w:right w:w="80" w:type="dxa"/>
            </w:tcMar>
            <w:vAlign w:val="center"/>
          </w:tcPr>
          <w:p w:rsidR="00EE526E" w:rsidRDefault="00D67E16" w14:paraId="78AD0C01" w14:textId="77777777">
            <w:pPr>
              <w:keepNext/>
              <w:jc w:val="center"/>
            </w:pPr>
            <w:r>
              <w:rPr>
                <w:sz w:val="17"/>
                <w:szCs w:val="17"/>
              </w:rPr>
              <w:t>19,51</w:t>
            </w:r>
          </w:p>
        </w:tc>
        <w:tc>
          <w:tcPr>
            <w:tcW w:w="992" w:type="dxa"/>
            <w:tcMar>
              <w:top w:w="50" w:type="dxa"/>
              <w:left w:w="80" w:type="dxa"/>
              <w:bottom w:w="50" w:type="dxa"/>
              <w:right w:w="80" w:type="dxa"/>
            </w:tcMar>
            <w:vAlign w:val="center"/>
          </w:tcPr>
          <w:p w:rsidR="00EE526E" w:rsidRDefault="00D67E16" w14:paraId="21B28843" w14:textId="77777777">
            <w:pPr>
              <w:keepNext/>
              <w:jc w:val="center"/>
            </w:pPr>
            <w:r>
              <w:rPr>
                <w:sz w:val="17"/>
                <w:szCs w:val="17"/>
              </w:rPr>
              <w:t>49,74</w:t>
            </w:r>
          </w:p>
        </w:tc>
        <w:tc>
          <w:tcPr>
            <w:tcW w:w="992" w:type="dxa"/>
            <w:tcMar>
              <w:top w:w="50" w:type="dxa"/>
              <w:left w:w="80" w:type="dxa"/>
              <w:bottom w:w="50" w:type="dxa"/>
              <w:right w:w="80" w:type="dxa"/>
            </w:tcMar>
            <w:vAlign w:val="center"/>
          </w:tcPr>
          <w:p w:rsidR="00EE526E" w:rsidRDefault="00D67E16" w14:paraId="59223C98" w14:textId="77777777">
            <w:pPr>
              <w:keepNext/>
              <w:jc w:val="center"/>
            </w:pPr>
            <w:r>
              <w:rPr>
                <w:sz w:val="17"/>
                <w:szCs w:val="17"/>
              </w:rPr>
              <w:t>80,80</w:t>
            </w:r>
          </w:p>
        </w:tc>
        <w:tc>
          <w:tcPr>
            <w:tcW w:w="992" w:type="dxa"/>
            <w:tcMar>
              <w:top w:w="50" w:type="dxa"/>
              <w:left w:w="80" w:type="dxa"/>
              <w:bottom w:w="50" w:type="dxa"/>
              <w:right w:w="80" w:type="dxa"/>
            </w:tcMar>
            <w:vAlign w:val="center"/>
          </w:tcPr>
          <w:p w:rsidR="00EE526E" w:rsidRDefault="00D67E16" w14:paraId="117B6D49" w14:textId="77777777">
            <w:pPr>
              <w:keepNext/>
              <w:jc w:val="center"/>
            </w:pPr>
            <w:r>
              <w:rPr>
                <w:sz w:val="17"/>
                <w:szCs w:val="17"/>
              </w:rPr>
              <w:t>102,64</w:t>
            </w:r>
          </w:p>
        </w:tc>
        <w:tc>
          <w:tcPr>
            <w:tcW w:w="992" w:type="dxa"/>
            <w:tcMar>
              <w:top w:w="50" w:type="dxa"/>
              <w:left w:w="80" w:type="dxa"/>
              <w:bottom w:w="50" w:type="dxa"/>
              <w:right w:w="80" w:type="dxa"/>
            </w:tcMar>
            <w:vAlign w:val="center"/>
          </w:tcPr>
          <w:p w:rsidR="00EE526E" w:rsidRDefault="00D67E16" w14:paraId="471C49BC" w14:textId="77777777">
            <w:pPr>
              <w:keepNext/>
              <w:jc w:val="center"/>
            </w:pPr>
            <w:r>
              <w:rPr>
                <w:sz w:val="17"/>
                <w:szCs w:val="17"/>
              </w:rPr>
              <w:t>55,83</w:t>
            </w:r>
          </w:p>
        </w:tc>
        <w:tc>
          <w:tcPr>
            <w:tcW w:w="1472" w:type="dxa"/>
            <w:tcMar>
              <w:top w:w="50" w:type="dxa"/>
              <w:left w:w="80" w:type="dxa"/>
              <w:bottom w:w="50" w:type="dxa"/>
              <w:right w:w="80" w:type="dxa"/>
            </w:tcMar>
            <w:vAlign w:val="center"/>
          </w:tcPr>
          <w:p w:rsidR="00EE526E" w:rsidRDefault="00D67E16" w14:paraId="23457E53" w14:textId="77777777">
            <w:pPr>
              <w:keepNext/>
              <w:jc w:val="center"/>
            </w:pPr>
            <w:r>
              <w:rPr>
                <w:sz w:val="17"/>
                <w:szCs w:val="17"/>
              </w:rPr>
              <w:t>0 / 4</w:t>
            </w:r>
          </w:p>
        </w:tc>
      </w:tr>
      <w:tr w:rsidR="00EE526E" w14:paraId="49B72124" w14:textId="77777777">
        <w:trPr>
          <w:cantSplit/>
          <w:jc w:val="center"/>
        </w:trPr>
        <w:tc>
          <w:tcPr>
            <w:tcW w:w="1921" w:type="dxa"/>
            <w:tcMar>
              <w:top w:w="50" w:type="dxa"/>
              <w:left w:w="80" w:type="dxa"/>
              <w:bottom w:w="50" w:type="dxa"/>
              <w:right w:w="80" w:type="dxa"/>
            </w:tcMar>
            <w:vAlign w:val="center"/>
          </w:tcPr>
          <w:p w:rsidR="00EE526E" w:rsidRDefault="00D67E16" w14:paraId="343BE70D" w14:textId="77777777">
            <w:pPr>
              <w:keepNext/>
            </w:pPr>
            <w:r>
              <w:rPr>
                <w:sz w:val="17"/>
                <w:szCs w:val="17"/>
              </w:rPr>
              <w:t>N-BEATSx</w:t>
            </w:r>
          </w:p>
        </w:tc>
        <w:tc>
          <w:tcPr>
            <w:tcW w:w="992" w:type="dxa"/>
            <w:tcMar>
              <w:top w:w="50" w:type="dxa"/>
              <w:left w:w="80" w:type="dxa"/>
              <w:bottom w:w="50" w:type="dxa"/>
              <w:right w:w="80" w:type="dxa"/>
            </w:tcMar>
            <w:vAlign w:val="center"/>
          </w:tcPr>
          <w:p w:rsidR="00EE526E" w:rsidRDefault="00D67E16" w14:paraId="791BB89C" w14:textId="77777777">
            <w:pPr>
              <w:keepNext/>
              <w:jc w:val="center"/>
            </w:pPr>
            <w:r>
              <w:rPr>
                <w:sz w:val="17"/>
                <w:szCs w:val="17"/>
              </w:rPr>
              <w:t>25,79</w:t>
            </w:r>
          </w:p>
        </w:tc>
        <w:tc>
          <w:tcPr>
            <w:tcW w:w="992" w:type="dxa"/>
            <w:tcMar>
              <w:top w:w="50" w:type="dxa"/>
              <w:left w:w="80" w:type="dxa"/>
              <w:bottom w:w="50" w:type="dxa"/>
              <w:right w:w="80" w:type="dxa"/>
            </w:tcMar>
            <w:vAlign w:val="center"/>
          </w:tcPr>
          <w:p w:rsidR="00EE526E" w:rsidRDefault="00D67E16" w14:paraId="37861F2D" w14:textId="77777777">
            <w:pPr>
              <w:keepNext/>
              <w:jc w:val="center"/>
            </w:pPr>
            <w:r>
              <w:rPr>
                <w:sz w:val="17"/>
                <w:szCs w:val="17"/>
              </w:rPr>
              <w:t>17,17</w:t>
            </w:r>
          </w:p>
        </w:tc>
        <w:tc>
          <w:tcPr>
            <w:tcW w:w="992" w:type="dxa"/>
            <w:tcMar>
              <w:top w:w="50" w:type="dxa"/>
              <w:left w:w="80" w:type="dxa"/>
              <w:bottom w:w="50" w:type="dxa"/>
              <w:right w:w="80" w:type="dxa"/>
            </w:tcMar>
            <w:vAlign w:val="center"/>
          </w:tcPr>
          <w:p w:rsidR="00EE526E" w:rsidRDefault="00D67E16" w14:paraId="2F66C768" w14:textId="77777777">
            <w:pPr>
              <w:keepNext/>
              <w:jc w:val="center"/>
            </w:pPr>
            <w:r>
              <w:rPr>
                <w:sz w:val="17"/>
                <w:szCs w:val="17"/>
              </w:rPr>
              <w:t>40,22</w:t>
            </w:r>
          </w:p>
        </w:tc>
        <w:tc>
          <w:tcPr>
            <w:tcW w:w="992" w:type="dxa"/>
            <w:tcMar>
              <w:top w:w="50" w:type="dxa"/>
              <w:left w:w="80" w:type="dxa"/>
              <w:bottom w:w="50" w:type="dxa"/>
              <w:right w:w="80" w:type="dxa"/>
            </w:tcMar>
            <w:vAlign w:val="center"/>
          </w:tcPr>
          <w:p w:rsidR="00EE526E" w:rsidRDefault="00D67E16" w14:paraId="14FCB441" w14:textId="77777777">
            <w:pPr>
              <w:keepNext/>
              <w:jc w:val="center"/>
            </w:pPr>
            <w:r>
              <w:rPr>
                <w:sz w:val="17"/>
                <w:szCs w:val="17"/>
              </w:rPr>
              <w:t>66,36</w:t>
            </w:r>
          </w:p>
        </w:tc>
        <w:tc>
          <w:tcPr>
            <w:tcW w:w="992" w:type="dxa"/>
            <w:tcMar>
              <w:top w:w="50" w:type="dxa"/>
              <w:left w:w="80" w:type="dxa"/>
              <w:bottom w:w="50" w:type="dxa"/>
              <w:right w:w="80" w:type="dxa"/>
            </w:tcMar>
            <w:vAlign w:val="center"/>
          </w:tcPr>
          <w:p w:rsidR="00EE526E" w:rsidRDefault="00D67E16" w14:paraId="3D9BE26D" w14:textId="77777777">
            <w:pPr>
              <w:keepNext/>
              <w:jc w:val="center"/>
            </w:pPr>
            <w:r>
              <w:rPr>
                <w:sz w:val="17"/>
                <w:szCs w:val="17"/>
              </w:rPr>
              <w:t>104,59</w:t>
            </w:r>
          </w:p>
        </w:tc>
        <w:tc>
          <w:tcPr>
            <w:tcW w:w="992" w:type="dxa"/>
            <w:tcMar>
              <w:top w:w="50" w:type="dxa"/>
              <w:left w:w="80" w:type="dxa"/>
              <w:bottom w:w="50" w:type="dxa"/>
              <w:right w:w="80" w:type="dxa"/>
            </w:tcMar>
            <w:vAlign w:val="center"/>
          </w:tcPr>
          <w:p w:rsidR="00EE526E" w:rsidRDefault="00D67E16" w14:paraId="204A4E02" w14:textId="77777777">
            <w:pPr>
              <w:keepNext/>
              <w:jc w:val="center"/>
            </w:pPr>
            <w:r>
              <w:rPr>
                <w:sz w:val="17"/>
                <w:szCs w:val="17"/>
              </w:rPr>
              <w:t>45,15</w:t>
            </w:r>
          </w:p>
        </w:tc>
        <w:tc>
          <w:tcPr>
            <w:tcW w:w="1472" w:type="dxa"/>
            <w:tcMar>
              <w:top w:w="50" w:type="dxa"/>
              <w:left w:w="80" w:type="dxa"/>
              <w:bottom w:w="50" w:type="dxa"/>
              <w:right w:w="80" w:type="dxa"/>
            </w:tcMar>
            <w:vAlign w:val="center"/>
          </w:tcPr>
          <w:p w:rsidR="00EE526E" w:rsidRDefault="00D67E16" w14:paraId="5D9F7778" w14:textId="77777777">
            <w:pPr>
              <w:keepNext/>
              <w:jc w:val="center"/>
            </w:pPr>
            <w:r>
              <w:rPr>
                <w:sz w:val="17"/>
                <w:szCs w:val="17"/>
              </w:rPr>
              <w:t>1 / 1</w:t>
            </w:r>
          </w:p>
        </w:tc>
      </w:tr>
      <w:tr w:rsidR="00EE526E" w14:paraId="59BF60E4" w14:textId="77777777">
        <w:trPr>
          <w:cantSplit/>
          <w:jc w:val="center"/>
        </w:trPr>
        <w:tc>
          <w:tcPr>
            <w:tcW w:w="1921" w:type="dxa"/>
            <w:tcMar>
              <w:top w:w="50" w:type="dxa"/>
              <w:left w:w="80" w:type="dxa"/>
              <w:bottom w:w="50" w:type="dxa"/>
              <w:right w:w="80" w:type="dxa"/>
            </w:tcMar>
            <w:vAlign w:val="center"/>
          </w:tcPr>
          <w:p w:rsidR="00EE526E" w:rsidRDefault="00D67E16" w14:paraId="117F4729" w14:textId="77777777">
            <w:r>
              <w:rPr>
                <w:sz w:val="17"/>
                <w:szCs w:val="17"/>
              </w:rPr>
              <w:t>N-HiTS</w:t>
            </w:r>
          </w:p>
        </w:tc>
        <w:tc>
          <w:tcPr>
            <w:tcW w:w="992" w:type="dxa"/>
            <w:tcMar>
              <w:top w:w="50" w:type="dxa"/>
              <w:left w:w="80" w:type="dxa"/>
              <w:bottom w:w="50" w:type="dxa"/>
              <w:right w:w="80" w:type="dxa"/>
            </w:tcMar>
            <w:vAlign w:val="center"/>
          </w:tcPr>
          <w:p w:rsidR="00EE526E" w:rsidRDefault="00D67E16" w14:paraId="5AD9A4A5" w14:textId="77777777">
            <w:pPr>
              <w:jc w:val="center"/>
            </w:pPr>
            <w:r>
              <w:rPr>
                <w:sz w:val="17"/>
                <w:szCs w:val="17"/>
              </w:rPr>
              <w:t>55,38</w:t>
            </w:r>
          </w:p>
        </w:tc>
        <w:tc>
          <w:tcPr>
            <w:tcW w:w="992" w:type="dxa"/>
            <w:tcMar>
              <w:top w:w="50" w:type="dxa"/>
              <w:left w:w="80" w:type="dxa"/>
              <w:bottom w:w="50" w:type="dxa"/>
              <w:right w:w="80" w:type="dxa"/>
            </w:tcMar>
            <w:vAlign w:val="center"/>
          </w:tcPr>
          <w:p w:rsidR="00EE526E" w:rsidRDefault="00D67E16" w14:paraId="6A8E22FC" w14:textId="77777777">
            <w:pPr>
              <w:jc w:val="center"/>
            </w:pPr>
            <w:r>
              <w:rPr>
                <w:sz w:val="17"/>
                <w:szCs w:val="17"/>
              </w:rPr>
              <w:t>17,86</w:t>
            </w:r>
          </w:p>
        </w:tc>
        <w:tc>
          <w:tcPr>
            <w:tcW w:w="992" w:type="dxa"/>
            <w:tcMar>
              <w:top w:w="50" w:type="dxa"/>
              <w:left w:w="80" w:type="dxa"/>
              <w:bottom w:w="50" w:type="dxa"/>
              <w:right w:w="80" w:type="dxa"/>
            </w:tcMar>
            <w:vAlign w:val="center"/>
          </w:tcPr>
          <w:p w:rsidR="00EE526E" w:rsidRDefault="00D67E16" w14:paraId="69E0FD9A" w14:textId="77777777">
            <w:pPr>
              <w:jc w:val="center"/>
            </w:pPr>
            <w:r>
              <w:rPr>
                <w:sz w:val="17"/>
                <w:szCs w:val="17"/>
              </w:rPr>
              <w:t>37,97</w:t>
            </w:r>
          </w:p>
        </w:tc>
        <w:tc>
          <w:tcPr>
            <w:tcW w:w="992" w:type="dxa"/>
            <w:tcMar>
              <w:top w:w="50" w:type="dxa"/>
              <w:left w:w="80" w:type="dxa"/>
              <w:bottom w:w="50" w:type="dxa"/>
              <w:right w:w="80" w:type="dxa"/>
            </w:tcMar>
            <w:vAlign w:val="center"/>
          </w:tcPr>
          <w:p w:rsidR="00EE526E" w:rsidRDefault="00D67E16" w14:paraId="776DF7E6" w14:textId="77777777">
            <w:pPr>
              <w:jc w:val="center"/>
            </w:pPr>
            <w:r>
              <w:rPr>
                <w:sz w:val="17"/>
                <w:szCs w:val="17"/>
              </w:rPr>
              <w:t>68,47</w:t>
            </w:r>
          </w:p>
        </w:tc>
        <w:tc>
          <w:tcPr>
            <w:tcW w:w="992" w:type="dxa"/>
            <w:tcMar>
              <w:top w:w="50" w:type="dxa"/>
              <w:left w:w="80" w:type="dxa"/>
              <w:bottom w:w="50" w:type="dxa"/>
              <w:right w:w="80" w:type="dxa"/>
            </w:tcMar>
            <w:vAlign w:val="center"/>
          </w:tcPr>
          <w:p w:rsidR="00EE526E" w:rsidRDefault="00D67E16" w14:paraId="50CC3587" w14:textId="77777777">
            <w:pPr>
              <w:jc w:val="center"/>
            </w:pPr>
            <w:r>
              <w:rPr>
                <w:sz w:val="17"/>
                <w:szCs w:val="17"/>
              </w:rPr>
              <w:t>103,05</w:t>
            </w:r>
          </w:p>
        </w:tc>
        <w:tc>
          <w:tcPr>
            <w:tcW w:w="992" w:type="dxa"/>
            <w:tcMar>
              <w:top w:w="50" w:type="dxa"/>
              <w:left w:w="80" w:type="dxa"/>
              <w:bottom w:w="50" w:type="dxa"/>
              <w:right w:w="80" w:type="dxa"/>
            </w:tcMar>
            <w:vAlign w:val="center"/>
          </w:tcPr>
          <w:p w:rsidR="00EE526E" w:rsidRDefault="00D67E16" w14:paraId="452E695D" w14:textId="77777777">
            <w:pPr>
              <w:jc w:val="center"/>
            </w:pPr>
            <w:r>
              <w:rPr>
                <w:sz w:val="17"/>
                <w:szCs w:val="17"/>
              </w:rPr>
              <w:t>46,42</w:t>
            </w:r>
          </w:p>
        </w:tc>
        <w:tc>
          <w:tcPr>
            <w:tcW w:w="1472" w:type="dxa"/>
            <w:tcMar>
              <w:top w:w="50" w:type="dxa"/>
              <w:left w:w="80" w:type="dxa"/>
              <w:bottom w:w="50" w:type="dxa"/>
              <w:right w:w="80" w:type="dxa"/>
            </w:tcMar>
            <w:vAlign w:val="center"/>
          </w:tcPr>
          <w:p w:rsidR="00EE526E" w:rsidRDefault="00D67E16" w14:paraId="208CEF27" w14:textId="77777777">
            <w:pPr>
              <w:jc w:val="center"/>
            </w:pPr>
            <w:r>
              <w:rPr>
                <w:sz w:val="17"/>
                <w:szCs w:val="17"/>
              </w:rPr>
              <w:t>1 / 1</w:t>
            </w:r>
          </w:p>
        </w:tc>
      </w:tr>
    </w:tbl>
    <w:p w:rsidR="00EE526E" w:rsidRDefault="00EE526E" w14:paraId="1DF4EDBC" w14:textId="77777777">
      <w:pPr>
        <w:spacing w:after="60"/>
        <w:jc w:val="both"/>
      </w:pPr>
    </w:p>
    <w:p w:rsidR="00EE526E" w:rsidRDefault="00D67E16" w14:paraId="58511625" w14:textId="77777777">
      <w:pPr>
        <w:spacing w:after="100"/>
        <w:jc w:val="both"/>
      </w:pPr>
      <w:r>
        <w:rPr>
          <w:b/>
        </w:rPr>
        <w:t>Horizonte de 72 h.</w:t>
      </w:r>
      <w:r>
        <w:t xml:space="preserve"> La Tabla 16 compara el producto de 72 h con la persistencia medida desde el mismo corte.</w:t>
      </w:r>
    </w:p>
    <w:p w:rsidR="00EE526E" w:rsidRDefault="00D67E16" w14:paraId="39CB62E8" w14:textId="77777777">
      <w:pPr>
        <w:keepNext/>
        <w:spacing w:before="120" w:after="60"/>
        <w:jc w:val="center"/>
      </w:pPr>
      <w:r>
        <w:rPr>
          <w:b/>
          <w:sz w:val="20"/>
          <w:szCs w:val="20"/>
        </w:rPr>
        <w:t>Tabla 16.</w:t>
      </w:r>
      <w:r>
        <w:rPr>
          <w:sz w:val="20"/>
          <w:szCs w:val="20"/>
        </w:rPr>
        <w:t xml:space="preserve"> Pronóstico de 72 h por tramo, prueba 2026.</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871"/>
        <w:gridCol w:w="1310"/>
        <w:gridCol w:w="1309"/>
        <w:gridCol w:w="1433"/>
        <w:gridCol w:w="1433"/>
        <w:gridCol w:w="997"/>
        <w:gridCol w:w="997"/>
      </w:tblGrid>
      <w:tr w:rsidR="00EE526E" w14:paraId="0D05C0FE" w14:textId="77777777">
        <w:trPr>
          <w:tblHeader/>
          <w:jc w:val="center"/>
        </w:trPr>
        <w:tc>
          <w:tcPr>
            <w:tcW w:w="1870" w:type="dxa"/>
            <w:shd w:val="clear" w:color="auto" w:fill="2E2E2E"/>
            <w:tcMar>
              <w:top w:w="50" w:type="dxa"/>
              <w:left w:w="80" w:type="dxa"/>
              <w:bottom w:w="50" w:type="dxa"/>
              <w:right w:w="80" w:type="dxa"/>
            </w:tcMar>
            <w:vAlign w:val="center"/>
          </w:tcPr>
          <w:p w:rsidR="00EE526E" w:rsidRDefault="00D67E16" w14:paraId="4A9E3379" w14:textId="77777777">
            <w:pPr>
              <w:keepNext/>
              <w:jc w:val="center"/>
            </w:pPr>
            <w:r>
              <w:rPr>
                <w:b/>
                <w:color w:val="FFFFFF"/>
                <w:sz w:val="17"/>
                <w:szCs w:val="17"/>
              </w:rPr>
              <w:t>Tramo</w:t>
            </w:r>
          </w:p>
        </w:tc>
        <w:tc>
          <w:tcPr>
            <w:tcW w:w="1309" w:type="dxa"/>
            <w:shd w:val="clear" w:color="auto" w:fill="2E2E2E"/>
            <w:tcMar>
              <w:top w:w="50" w:type="dxa"/>
              <w:left w:w="80" w:type="dxa"/>
              <w:bottom w:w="50" w:type="dxa"/>
              <w:right w:w="80" w:type="dxa"/>
            </w:tcMar>
            <w:vAlign w:val="center"/>
          </w:tcPr>
          <w:p w:rsidR="00EE526E" w:rsidRDefault="00D67E16" w14:paraId="322996F4" w14:textId="77777777">
            <w:pPr>
              <w:keepNext/>
              <w:jc w:val="center"/>
            </w:pPr>
            <w:r>
              <w:rPr>
                <w:b/>
                <w:color w:val="FFFFFF"/>
                <w:sz w:val="17"/>
                <w:szCs w:val="17"/>
              </w:rPr>
              <w:t>MAE ensamble</w:t>
            </w:r>
          </w:p>
        </w:tc>
        <w:tc>
          <w:tcPr>
            <w:tcW w:w="1309" w:type="dxa"/>
            <w:shd w:val="clear" w:color="auto" w:fill="2E2E2E"/>
            <w:tcMar>
              <w:top w:w="50" w:type="dxa"/>
              <w:left w:w="80" w:type="dxa"/>
              <w:bottom w:w="50" w:type="dxa"/>
              <w:right w:w="80" w:type="dxa"/>
            </w:tcMar>
            <w:vAlign w:val="center"/>
          </w:tcPr>
          <w:p w:rsidR="00EE526E" w:rsidRDefault="00D67E16" w14:paraId="0090DAFF" w14:textId="77777777">
            <w:pPr>
              <w:keepNext/>
              <w:jc w:val="center"/>
            </w:pPr>
            <w:r>
              <w:rPr>
                <w:b/>
                <w:color w:val="FFFFFF"/>
                <w:sz w:val="17"/>
                <w:szCs w:val="17"/>
              </w:rPr>
              <w:t>MAPE ensamble</w:t>
            </w:r>
          </w:p>
        </w:tc>
        <w:tc>
          <w:tcPr>
            <w:tcW w:w="1433" w:type="dxa"/>
            <w:shd w:val="clear" w:color="auto" w:fill="2E2E2E"/>
            <w:tcMar>
              <w:top w:w="50" w:type="dxa"/>
              <w:left w:w="80" w:type="dxa"/>
              <w:bottom w:w="50" w:type="dxa"/>
              <w:right w:w="80" w:type="dxa"/>
            </w:tcMar>
            <w:vAlign w:val="center"/>
          </w:tcPr>
          <w:p w:rsidR="00EE526E" w:rsidRDefault="00D67E16" w14:paraId="502E1FA2" w14:textId="77777777">
            <w:pPr>
              <w:keepNext/>
              <w:jc w:val="center"/>
            </w:pPr>
            <w:r>
              <w:rPr>
                <w:b/>
                <w:color w:val="FFFFFF"/>
                <w:sz w:val="17"/>
                <w:szCs w:val="17"/>
              </w:rPr>
              <w:t>MAE persistencia</w:t>
            </w:r>
          </w:p>
        </w:tc>
        <w:tc>
          <w:tcPr>
            <w:tcW w:w="1433" w:type="dxa"/>
            <w:shd w:val="clear" w:color="auto" w:fill="2E2E2E"/>
            <w:tcMar>
              <w:top w:w="50" w:type="dxa"/>
              <w:left w:w="80" w:type="dxa"/>
              <w:bottom w:w="50" w:type="dxa"/>
              <w:right w:w="80" w:type="dxa"/>
            </w:tcMar>
            <w:vAlign w:val="center"/>
          </w:tcPr>
          <w:p w:rsidR="00EE526E" w:rsidRDefault="00D67E16" w14:paraId="14807022" w14:textId="77777777">
            <w:pPr>
              <w:keepNext/>
              <w:jc w:val="center"/>
            </w:pPr>
            <w:r>
              <w:rPr>
                <w:b/>
                <w:color w:val="FFFFFF"/>
                <w:sz w:val="17"/>
                <w:szCs w:val="17"/>
              </w:rPr>
              <w:t>MAPE persistencia</w:t>
            </w:r>
          </w:p>
        </w:tc>
        <w:tc>
          <w:tcPr>
            <w:tcW w:w="997" w:type="dxa"/>
            <w:shd w:val="clear" w:color="auto" w:fill="2E2E2E"/>
            <w:tcMar>
              <w:top w:w="50" w:type="dxa"/>
              <w:left w:w="80" w:type="dxa"/>
              <w:bottom w:w="50" w:type="dxa"/>
              <w:right w:w="80" w:type="dxa"/>
            </w:tcMar>
            <w:vAlign w:val="center"/>
          </w:tcPr>
          <w:p w:rsidR="00EE526E" w:rsidRDefault="00D67E16" w14:paraId="1E5A84F9" w14:textId="77777777">
            <w:pPr>
              <w:keepNext/>
              <w:jc w:val="center"/>
            </w:pPr>
            <w:r>
              <w:rPr>
                <w:b/>
                <w:color w:val="FFFFFF"/>
                <w:sz w:val="17"/>
                <w:szCs w:val="17"/>
              </w:rPr>
              <w:t>rMAE</w:t>
            </w:r>
          </w:p>
        </w:tc>
        <w:tc>
          <w:tcPr>
            <w:tcW w:w="997" w:type="dxa"/>
            <w:shd w:val="clear" w:color="auto" w:fill="2E2E2E"/>
            <w:tcMar>
              <w:top w:w="50" w:type="dxa"/>
              <w:left w:w="80" w:type="dxa"/>
              <w:bottom w:w="50" w:type="dxa"/>
              <w:right w:w="80" w:type="dxa"/>
            </w:tcMar>
            <w:vAlign w:val="center"/>
          </w:tcPr>
          <w:p w:rsidR="00EE526E" w:rsidRDefault="00D67E16" w14:paraId="11ABF5EA" w14:textId="77777777">
            <w:pPr>
              <w:keepNext/>
              <w:jc w:val="center"/>
            </w:pPr>
            <w:r>
              <w:rPr>
                <w:b/>
                <w:color w:val="FFFFFF"/>
                <w:sz w:val="17"/>
                <w:szCs w:val="17"/>
              </w:rPr>
              <w:t>DM (t)</w:t>
            </w:r>
          </w:p>
        </w:tc>
      </w:tr>
      <w:tr w:rsidR="00EE526E" w14:paraId="73A2BB89" w14:textId="77777777">
        <w:trPr>
          <w:cantSplit/>
          <w:jc w:val="center"/>
        </w:trPr>
        <w:tc>
          <w:tcPr>
            <w:tcW w:w="1870" w:type="dxa"/>
            <w:tcMar>
              <w:top w:w="50" w:type="dxa"/>
              <w:left w:w="80" w:type="dxa"/>
              <w:bottom w:w="50" w:type="dxa"/>
              <w:right w:w="80" w:type="dxa"/>
            </w:tcMar>
            <w:vAlign w:val="center"/>
          </w:tcPr>
          <w:p w:rsidR="00EE526E" w:rsidRDefault="00D67E16" w14:paraId="30C97F7B" w14:textId="77777777">
            <w:pPr>
              <w:keepNext/>
            </w:pPr>
            <w:r>
              <w:rPr>
                <w:sz w:val="17"/>
                <w:szCs w:val="17"/>
              </w:rPr>
              <w:t>1-24 h</w:t>
            </w:r>
          </w:p>
        </w:tc>
        <w:tc>
          <w:tcPr>
            <w:tcW w:w="1309" w:type="dxa"/>
            <w:tcMar>
              <w:top w:w="50" w:type="dxa"/>
              <w:left w:w="80" w:type="dxa"/>
              <w:bottom w:w="50" w:type="dxa"/>
              <w:right w:w="80" w:type="dxa"/>
            </w:tcMar>
            <w:vAlign w:val="center"/>
          </w:tcPr>
          <w:p w:rsidR="00EE526E" w:rsidRDefault="00D67E16" w14:paraId="3D2C55CB" w14:textId="77777777">
            <w:pPr>
              <w:keepNext/>
              <w:jc w:val="center"/>
            </w:pPr>
            <w:r>
              <w:rPr>
                <w:sz w:val="17"/>
                <w:szCs w:val="17"/>
              </w:rPr>
              <w:t>40,83</w:t>
            </w:r>
          </w:p>
        </w:tc>
        <w:tc>
          <w:tcPr>
            <w:tcW w:w="1309" w:type="dxa"/>
            <w:tcMar>
              <w:top w:w="50" w:type="dxa"/>
              <w:left w:w="80" w:type="dxa"/>
              <w:bottom w:w="50" w:type="dxa"/>
              <w:right w:w="80" w:type="dxa"/>
            </w:tcMar>
            <w:vAlign w:val="center"/>
          </w:tcPr>
          <w:p w:rsidR="00EE526E" w:rsidRDefault="00D67E16" w14:paraId="68E42ADB" w14:textId="77777777">
            <w:pPr>
              <w:keepNext/>
              <w:jc w:val="center"/>
            </w:pPr>
            <w:r>
              <w:rPr>
                <w:sz w:val="17"/>
                <w:szCs w:val="17"/>
              </w:rPr>
              <w:t>10,57 %</w:t>
            </w:r>
          </w:p>
        </w:tc>
        <w:tc>
          <w:tcPr>
            <w:tcW w:w="1433" w:type="dxa"/>
            <w:tcMar>
              <w:top w:w="50" w:type="dxa"/>
              <w:left w:w="80" w:type="dxa"/>
              <w:bottom w:w="50" w:type="dxa"/>
              <w:right w:w="80" w:type="dxa"/>
            </w:tcMar>
            <w:vAlign w:val="center"/>
          </w:tcPr>
          <w:p w:rsidR="00EE526E" w:rsidRDefault="00D67E16" w14:paraId="144CF2CC" w14:textId="77777777">
            <w:pPr>
              <w:keepNext/>
              <w:jc w:val="center"/>
            </w:pPr>
            <w:r>
              <w:rPr>
                <w:sz w:val="17"/>
                <w:szCs w:val="17"/>
              </w:rPr>
              <w:t>55,67</w:t>
            </w:r>
          </w:p>
        </w:tc>
        <w:tc>
          <w:tcPr>
            <w:tcW w:w="1433" w:type="dxa"/>
            <w:tcMar>
              <w:top w:w="50" w:type="dxa"/>
              <w:left w:w="80" w:type="dxa"/>
              <w:bottom w:w="50" w:type="dxa"/>
              <w:right w:w="80" w:type="dxa"/>
            </w:tcMar>
            <w:vAlign w:val="center"/>
          </w:tcPr>
          <w:p w:rsidR="00EE526E" w:rsidRDefault="00D67E16" w14:paraId="670B2A6A" w14:textId="77777777">
            <w:pPr>
              <w:keepNext/>
              <w:jc w:val="center"/>
            </w:pPr>
            <w:r>
              <w:rPr>
                <w:sz w:val="17"/>
                <w:szCs w:val="17"/>
              </w:rPr>
              <w:t>15,82 %</w:t>
            </w:r>
          </w:p>
        </w:tc>
        <w:tc>
          <w:tcPr>
            <w:tcW w:w="997" w:type="dxa"/>
            <w:tcMar>
              <w:top w:w="50" w:type="dxa"/>
              <w:left w:w="80" w:type="dxa"/>
              <w:bottom w:w="50" w:type="dxa"/>
              <w:right w:w="80" w:type="dxa"/>
            </w:tcMar>
            <w:vAlign w:val="center"/>
          </w:tcPr>
          <w:p w:rsidR="00EE526E" w:rsidRDefault="00D67E16" w14:paraId="32670817" w14:textId="77777777">
            <w:pPr>
              <w:keepNext/>
              <w:jc w:val="center"/>
            </w:pPr>
            <w:r>
              <w:rPr>
                <w:sz w:val="17"/>
                <w:szCs w:val="17"/>
              </w:rPr>
              <w:t>0,733</w:t>
            </w:r>
          </w:p>
        </w:tc>
        <w:tc>
          <w:tcPr>
            <w:tcW w:w="997" w:type="dxa"/>
            <w:tcMar>
              <w:top w:w="50" w:type="dxa"/>
              <w:left w:w="80" w:type="dxa"/>
              <w:bottom w:w="50" w:type="dxa"/>
              <w:right w:w="80" w:type="dxa"/>
            </w:tcMar>
            <w:vAlign w:val="center"/>
          </w:tcPr>
          <w:p w:rsidR="00EE526E" w:rsidRDefault="00D67E16" w14:paraId="35AE1D31" w14:textId="77777777">
            <w:pPr>
              <w:keepNext/>
              <w:jc w:val="center"/>
            </w:pPr>
            <w:r>
              <w:rPr>
                <w:sz w:val="17"/>
                <w:szCs w:val="17"/>
              </w:rPr>
              <w:t>6,77</w:t>
            </w:r>
          </w:p>
        </w:tc>
      </w:tr>
      <w:tr w:rsidR="00EE526E" w14:paraId="4E64CB72" w14:textId="77777777">
        <w:trPr>
          <w:cantSplit/>
          <w:jc w:val="center"/>
        </w:trPr>
        <w:tc>
          <w:tcPr>
            <w:tcW w:w="1870" w:type="dxa"/>
            <w:tcMar>
              <w:top w:w="50" w:type="dxa"/>
              <w:left w:w="80" w:type="dxa"/>
              <w:bottom w:w="50" w:type="dxa"/>
              <w:right w:w="80" w:type="dxa"/>
            </w:tcMar>
            <w:vAlign w:val="center"/>
          </w:tcPr>
          <w:p w:rsidR="00EE526E" w:rsidRDefault="00D67E16" w14:paraId="450175B3" w14:textId="77777777">
            <w:pPr>
              <w:keepNext/>
            </w:pPr>
            <w:r>
              <w:rPr>
                <w:sz w:val="17"/>
                <w:szCs w:val="17"/>
              </w:rPr>
              <w:t>25-48 h</w:t>
            </w:r>
          </w:p>
        </w:tc>
        <w:tc>
          <w:tcPr>
            <w:tcW w:w="1309" w:type="dxa"/>
            <w:tcMar>
              <w:top w:w="50" w:type="dxa"/>
              <w:left w:w="80" w:type="dxa"/>
              <w:bottom w:w="50" w:type="dxa"/>
              <w:right w:w="80" w:type="dxa"/>
            </w:tcMar>
            <w:vAlign w:val="center"/>
          </w:tcPr>
          <w:p w:rsidR="00EE526E" w:rsidRDefault="00D67E16" w14:paraId="640D227A" w14:textId="77777777">
            <w:pPr>
              <w:keepNext/>
              <w:jc w:val="center"/>
            </w:pPr>
            <w:r>
              <w:rPr>
                <w:sz w:val="17"/>
                <w:szCs w:val="17"/>
              </w:rPr>
              <w:t>62,56</w:t>
            </w:r>
          </w:p>
        </w:tc>
        <w:tc>
          <w:tcPr>
            <w:tcW w:w="1309" w:type="dxa"/>
            <w:tcMar>
              <w:top w:w="50" w:type="dxa"/>
              <w:left w:w="80" w:type="dxa"/>
              <w:bottom w:w="50" w:type="dxa"/>
              <w:right w:w="80" w:type="dxa"/>
            </w:tcMar>
            <w:vAlign w:val="center"/>
          </w:tcPr>
          <w:p w:rsidR="00EE526E" w:rsidRDefault="00D67E16" w14:paraId="66F082FA" w14:textId="77777777">
            <w:pPr>
              <w:keepNext/>
              <w:jc w:val="center"/>
            </w:pPr>
            <w:r>
              <w:rPr>
                <w:sz w:val="17"/>
                <w:szCs w:val="17"/>
              </w:rPr>
              <w:t>18,29 %</w:t>
            </w:r>
          </w:p>
        </w:tc>
        <w:tc>
          <w:tcPr>
            <w:tcW w:w="1433" w:type="dxa"/>
            <w:tcMar>
              <w:top w:w="50" w:type="dxa"/>
              <w:left w:w="80" w:type="dxa"/>
              <w:bottom w:w="50" w:type="dxa"/>
              <w:right w:w="80" w:type="dxa"/>
            </w:tcMar>
            <w:vAlign w:val="center"/>
          </w:tcPr>
          <w:p w:rsidR="00EE526E" w:rsidRDefault="00D67E16" w14:paraId="33DD96CC" w14:textId="77777777">
            <w:pPr>
              <w:keepNext/>
              <w:jc w:val="center"/>
            </w:pPr>
            <w:r>
              <w:rPr>
                <w:sz w:val="17"/>
                <w:szCs w:val="17"/>
              </w:rPr>
              <w:t>79,84</w:t>
            </w:r>
          </w:p>
        </w:tc>
        <w:tc>
          <w:tcPr>
            <w:tcW w:w="1433" w:type="dxa"/>
            <w:tcMar>
              <w:top w:w="50" w:type="dxa"/>
              <w:left w:w="80" w:type="dxa"/>
              <w:bottom w:w="50" w:type="dxa"/>
              <w:right w:w="80" w:type="dxa"/>
            </w:tcMar>
            <w:vAlign w:val="center"/>
          </w:tcPr>
          <w:p w:rsidR="00EE526E" w:rsidRDefault="00D67E16" w14:paraId="56EEF21D" w14:textId="77777777">
            <w:pPr>
              <w:keepNext/>
              <w:jc w:val="center"/>
            </w:pPr>
            <w:r>
              <w:rPr>
                <w:sz w:val="17"/>
                <w:szCs w:val="17"/>
              </w:rPr>
              <w:t>22,78 %</w:t>
            </w:r>
          </w:p>
        </w:tc>
        <w:tc>
          <w:tcPr>
            <w:tcW w:w="997" w:type="dxa"/>
            <w:tcMar>
              <w:top w:w="50" w:type="dxa"/>
              <w:left w:w="80" w:type="dxa"/>
              <w:bottom w:w="50" w:type="dxa"/>
              <w:right w:w="80" w:type="dxa"/>
            </w:tcMar>
            <w:vAlign w:val="center"/>
          </w:tcPr>
          <w:p w:rsidR="00EE526E" w:rsidRDefault="00D67E16" w14:paraId="27CB32DB" w14:textId="77777777">
            <w:pPr>
              <w:keepNext/>
              <w:jc w:val="center"/>
            </w:pPr>
            <w:r>
              <w:rPr>
                <w:sz w:val="17"/>
                <w:szCs w:val="17"/>
              </w:rPr>
              <w:t>0,784</w:t>
            </w:r>
          </w:p>
        </w:tc>
        <w:tc>
          <w:tcPr>
            <w:tcW w:w="997" w:type="dxa"/>
            <w:tcMar>
              <w:top w:w="50" w:type="dxa"/>
              <w:left w:w="80" w:type="dxa"/>
              <w:bottom w:w="50" w:type="dxa"/>
              <w:right w:w="80" w:type="dxa"/>
            </w:tcMar>
            <w:vAlign w:val="center"/>
          </w:tcPr>
          <w:p w:rsidR="00EE526E" w:rsidRDefault="00D67E16" w14:paraId="396AB9C0" w14:textId="77777777">
            <w:pPr>
              <w:keepNext/>
              <w:jc w:val="center"/>
            </w:pPr>
            <w:r>
              <w:rPr>
                <w:sz w:val="17"/>
                <w:szCs w:val="17"/>
              </w:rPr>
              <w:t>5,80</w:t>
            </w:r>
          </w:p>
        </w:tc>
      </w:tr>
      <w:tr w:rsidR="00EE526E" w14:paraId="640D5C0D" w14:textId="77777777">
        <w:trPr>
          <w:cantSplit/>
          <w:jc w:val="center"/>
        </w:trPr>
        <w:tc>
          <w:tcPr>
            <w:tcW w:w="1870" w:type="dxa"/>
            <w:tcMar>
              <w:top w:w="50" w:type="dxa"/>
              <w:left w:w="80" w:type="dxa"/>
              <w:bottom w:w="50" w:type="dxa"/>
              <w:right w:w="80" w:type="dxa"/>
            </w:tcMar>
            <w:vAlign w:val="center"/>
          </w:tcPr>
          <w:p w:rsidR="00EE526E" w:rsidRDefault="00D67E16" w14:paraId="0BDDC64F" w14:textId="77777777">
            <w:pPr>
              <w:keepNext/>
            </w:pPr>
            <w:r>
              <w:rPr>
                <w:sz w:val="17"/>
                <w:szCs w:val="17"/>
              </w:rPr>
              <w:t>49-72 h</w:t>
            </w:r>
          </w:p>
        </w:tc>
        <w:tc>
          <w:tcPr>
            <w:tcW w:w="1309" w:type="dxa"/>
            <w:tcMar>
              <w:top w:w="50" w:type="dxa"/>
              <w:left w:w="80" w:type="dxa"/>
              <w:bottom w:w="50" w:type="dxa"/>
              <w:right w:w="80" w:type="dxa"/>
            </w:tcMar>
            <w:vAlign w:val="center"/>
          </w:tcPr>
          <w:p w:rsidR="00EE526E" w:rsidRDefault="00D67E16" w14:paraId="560D7BC5" w14:textId="77777777">
            <w:pPr>
              <w:keepNext/>
              <w:jc w:val="center"/>
            </w:pPr>
            <w:r>
              <w:rPr>
                <w:sz w:val="17"/>
                <w:szCs w:val="17"/>
              </w:rPr>
              <w:t>72,87</w:t>
            </w:r>
          </w:p>
        </w:tc>
        <w:tc>
          <w:tcPr>
            <w:tcW w:w="1309" w:type="dxa"/>
            <w:tcMar>
              <w:top w:w="50" w:type="dxa"/>
              <w:left w:w="80" w:type="dxa"/>
              <w:bottom w:w="50" w:type="dxa"/>
              <w:right w:w="80" w:type="dxa"/>
            </w:tcMar>
            <w:vAlign w:val="center"/>
          </w:tcPr>
          <w:p w:rsidR="00EE526E" w:rsidRDefault="00D67E16" w14:paraId="5E5221CF" w14:textId="77777777">
            <w:pPr>
              <w:keepNext/>
              <w:jc w:val="center"/>
            </w:pPr>
            <w:r>
              <w:rPr>
                <w:sz w:val="17"/>
                <w:szCs w:val="17"/>
              </w:rPr>
              <w:t>21,69 %</w:t>
            </w:r>
          </w:p>
        </w:tc>
        <w:tc>
          <w:tcPr>
            <w:tcW w:w="1433" w:type="dxa"/>
            <w:tcMar>
              <w:top w:w="50" w:type="dxa"/>
              <w:left w:w="80" w:type="dxa"/>
              <w:bottom w:w="50" w:type="dxa"/>
              <w:right w:w="80" w:type="dxa"/>
            </w:tcMar>
            <w:vAlign w:val="center"/>
          </w:tcPr>
          <w:p w:rsidR="00EE526E" w:rsidRDefault="00D67E16" w14:paraId="0FE7FBF6" w14:textId="77777777">
            <w:pPr>
              <w:keepNext/>
              <w:jc w:val="center"/>
            </w:pPr>
            <w:r>
              <w:rPr>
                <w:sz w:val="17"/>
                <w:szCs w:val="17"/>
              </w:rPr>
              <w:t>94,10</w:t>
            </w:r>
          </w:p>
        </w:tc>
        <w:tc>
          <w:tcPr>
            <w:tcW w:w="1433" w:type="dxa"/>
            <w:tcMar>
              <w:top w:w="50" w:type="dxa"/>
              <w:left w:w="80" w:type="dxa"/>
              <w:bottom w:w="50" w:type="dxa"/>
              <w:right w:w="80" w:type="dxa"/>
            </w:tcMar>
            <w:vAlign w:val="center"/>
          </w:tcPr>
          <w:p w:rsidR="00EE526E" w:rsidRDefault="00D67E16" w14:paraId="51B9C636" w14:textId="77777777">
            <w:pPr>
              <w:keepNext/>
              <w:jc w:val="center"/>
            </w:pPr>
            <w:r>
              <w:rPr>
                <w:sz w:val="17"/>
                <w:szCs w:val="17"/>
              </w:rPr>
              <w:t>26,98 %</w:t>
            </w:r>
          </w:p>
        </w:tc>
        <w:tc>
          <w:tcPr>
            <w:tcW w:w="997" w:type="dxa"/>
            <w:tcMar>
              <w:top w:w="50" w:type="dxa"/>
              <w:left w:w="80" w:type="dxa"/>
              <w:bottom w:w="50" w:type="dxa"/>
              <w:right w:w="80" w:type="dxa"/>
            </w:tcMar>
            <w:vAlign w:val="center"/>
          </w:tcPr>
          <w:p w:rsidR="00EE526E" w:rsidRDefault="00D67E16" w14:paraId="5EF5E825" w14:textId="77777777">
            <w:pPr>
              <w:keepNext/>
              <w:jc w:val="center"/>
            </w:pPr>
            <w:r>
              <w:rPr>
                <w:sz w:val="17"/>
                <w:szCs w:val="17"/>
              </w:rPr>
              <w:t>0,774</w:t>
            </w:r>
          </w:p>
        </w:tc>
        <w:tc>
          <w:tcPr>
            <w:tcW w:w="997" w:type="dxa"/>
            <w:tcMar>
              <w:top w:w="50" w:type="dxa"/>
              <w:left w:w="80" w:type="dxa"/>
              <w:bottom w:w="50" w:type="dxa"/>
              <w:right w:w="80" w:type="dxa"/>
            </w:tcMar>
            <w:vAlign w:val="center"/>
          </w:tcPr>
          <w:p w:rsidR="00EE526E" w:rsidRDefault="00D67E16" w14:paraId="1AD7CE2D" w14:textId="77777777">
            <w:pPr>
              <w:keepNext/>
              <w:jc w:val="center"/>
            </w:pPr>
            <w:r>
              <w:rPr>
                <w:sz w:val="17"/>
                <w:szCs w:val="17"/>
              </w:rPr>
              <w:t>6,19</w:t>
            </w:r>
          </w:p>
        </w:tc>
      </w:tr>
      <w:tr w:rsidR="00EE526E" w14:paraId="0EBA9873" w14:textId="77777777">
        <w:trPr>
          <w:cantSplit/>
          <w:jc w:val="center"/>
        </w:trPr>
        <w:tc>
          <w:tcPr>
            <w:tcW w:w="1870" w:type="dxa"/>
            <w:tcMar>
              <w:top w:w="50" w:type="dxa"/>
              <w:left w:w="80" w:type="dxa"/>
              <w:bottom w:w="50" w:type="dxa"/>
              <w:right w:w="80" w:type="dxa"/>
            </w:tcMar>
            <w:vAlign w:val="center"/>
          </w:tcPr>
          <w:p w:rsidR="00EE526E" w:rsidRDefault="00D67E16" w14:paraId="6F915867" w14:textId="77777777">
            <w:r>
              <w:rPr>
                <w:sz w:val="17"/>
                <w:szCs w:val="17"/>
              </w:rPr>
              <w:t>Global 1-72 h</w:t>
            </w:r>
          </w:p>
        </w:tc>
        <w:tc>
          <w:tcPr>
            <w:tcW w:w="1309" w:type="dxa"/>
            <w:tcMar>
              <w:top w:w="50" w:type="dxa"/>
              <w:left w:w="80" w:type="dxa"/>
              <w:bottom w:w="50" w:type="dxa"/>
              <w:right w:w="80" w:type="dxa"/>
            </w:tcMar>
            <w:vAlign w:val="center"/>
          </w:tcPr>
          <w:p w:rsidR="00EE526E" w:rsidRDefault="00D67E16" w14:paraId="35F96706" w14:textId="77777777">
            <w:pPr>
              <w:jc w:val="center"/>
            </w:pPr>
            <w:r>
              <w:rPr>
                <w:sz w:val="17"/>
                <w:szCs w:val="17"/>
              </w:rPr>
              <w:t>58,75</w:t>
            </w:r>
          </w:p>
        </w:tc>
        <w:tc>
          <w:tcPr>
            <w:tcW w:w="1309" w:type="dxa"/>
            <w:tcMar>
              <w:top w:w="50" w:type="dxa"/>
              <w:left w:w="80" w:type="dxa"/>
              <w:bottom w:w="50" w:type="dxa"/>
              <w:right w:w="80" w:type="dxa"/>
            </w:tcMar>
            <w:vAlign w:val="center"/>
          </w:tcPr>
          <w:p w:rsidR="00EE526E" w:rsidRDefault="00D67E16" w14:paraId="3BF2118B" w14:textId="77777777">
            <w:pPr>
              <w:jc w:val="center"/>
            </w:pPr>
            <w:r>
              <w:rPr>
                <w:sz w:val="17"/>
                <w:szCs w:val="17"/>
              </w:rPr>
              <w:t>16,85 %</w:t>
            </w:r>
          </w:p>
        </w:tc>
        <w:tc>
          <w:tcPr>
            <w:tcW w:w="1433" w:type="dxa"/>
            <w:tcMar>
              <w:top w:w="50" w:type="dxa"/>
              <w:left w:w="80" w:type="dxa"/>
              <w:bottom w:w="50" w:type="dxa"/>
              <w:right w:w="80" w:type="dxa"/>
            </w:tcMar>
            <w:vAlign w:val="center"/>
          </w:tcPr>
          <w:p w:rsidR="00EE526E" w:rsidRDefault="00D67E16" w14:paraId="5097DC75" w14:textId="77777777">
            <w:pPr>
              <w:jc w:val="center"/>
            </w:pPr>
            <w:r>
              <w:rPr>
                <w:sz w:val="17"/>
                <w:szCs w:val="17"/>
              </w:rPr>
              <w:t>76,54</w:t>
            </w:r>
          </w:p>
        </w:tc>
        <w:tc>
          <w:tcPr>
            <w:tcW w:w="1433" w:type="dxa"/>
            <w:tcMar>
              <w:top w:w="50" w:type="dxa"/>
              <w:left w:w="80" w:type="dxa"/>
              <w:bottom w:w="50" w:type="dxa"/>
              <w:right w:w="80" w:type="dxa"/>
            </w:tcMar>
            <w:vAlign w:val="center"/>
          </w:tcPr>
          <w:p w:rsidR="00EE526E" w:rsidRDefault="00D67E16" w14:paraId="6CF161F9" w14:textId="77777777">
            <w:pPr>
              <w:jc w:val="center"/>
            </w:pPr>
            <w:r>
              <w:rPr>
                <w:sz w:val="17"/>
                <w:szCs w:val="17"/>
              </w:rPr>
              <w:t>21,86 %</w:t>
            </w:r>
          </w:p>
        </w:tc>
        <w:tc>
          <w:tcPr>
            <w:tcW w:w="997" w:type="dxa"/>
            <w:tcMar>
              <w:top w:w="50" w:type="dxa"/>
              <w:left w:w="80" w:type="dxa"/>
              <w:bottom w:w="50" w:type="dxa"/>
              <w:right w:w="80" w:type="dxa"/>
            </w:tcMar>
            <w:vAlign w:val="center"/>
          </w:tcPr>
          <w:p w:rsidR="00EE526E" w:rsidRDefault="00D67E16" w14:paraId="034875C3" w14:textId="77777777">
            <w:pPr>
              <w:jc w:val="center"/>
            </w:pPr>
            <w:r>
              <w:rPr>
                <w:sz w:val="17"/>
                <w:szCs w:val="17"/>
              </w:rPr>
              <w:t>0,768</w:t>
            </w:r>
          </w:p>
        </w:tc>
        <w:tc>
          <w:tcPr>
            <w:tcW w:w="997" w:type="dxa"/>
            <w:tcMar>
              <w:top w:w="50" w:type="dxa"/>
              <w:left w:w="80" w:type="dxa"/>
              <w:bottom w:w="50" w:type="dxa"/>
              <w:right w:w="80" w:type="dxa"/>
            </w:tcMar>
            <w:vAlign w:val="center"/>
          </w:tcPr>
          <w:p w:rsidR="00EE526E" w:rsidRDefault="00D67E16" w14:paraId="0DDA6753" w14:textId="77777777">
            <w:pPr>
              <w:jc w:val="center"/>
            </w:pPr>
            <w:r>
              <w:rPr>
                <w:sz w:val="17"/>
                <w:szCs w:val="17"/>
              </w:rPr>
              <w:t>10,51</w:t>
            </w:r>
          </w:p>
        </w:tc>
      </w:tr>
    </w:tbl>
    <w:p w:rsidR="00EE526E" w:rsidRDefault="00EE526E" w14:paraId="27772E39" w14:textId="77777777">
      <w:pPr>
        <w:spacing w:after="60"/>
        <w:jc w:val="both"/>
      </w:pPr>
    </w:p>
    <w:p w:rsidR="00EE526E" w:rsidRDefault="00D67E16" w14:paraId="22350E43" w14:textId="77777777">
      <w:pPr>
        <w:spacing w:after="100"/>
        <w:jc w:val="both"/>
      </w:pPr>
      <w:r>
        <w:rPr>
          <w:b/>
        </w:rPr>
        <w:t>Incertidumbre y costo.</w:t>
      </w:r>
      <w:r>
        <w:t xml:space="preserve"> La Tabla 17 reúne la cobertura de las bandas y el tiempo de cada modelo del bloque de 24 h en el mismo equipo (el canal de 72 h no se cronometró).</w:t>
      </w:r>
    </w:p>
    <w:p w:rsidR="00EE526E" w:rsidRDefault="00D67E16" w14:paraId="6870D3BD" w14:textId="77777777">
      <w:pPr>
        <w:keepNext/>
        <w:spacing w:before="120" w:after="60"/>
        <w:jc w:val="center"/>
      </w:pPr>
      <w:r>
        <w:rPr>
          <w:b/>
          <w:sz w:val="20"/>
          <w:szCs w:val="20"/>
        </w:rPr>
        <w:t>Tabla 17.</w:t>
      </w:r>
      <w:r>
        <w:rPr>
          <w:sz w:val="20"/>
          <w:szCs w:val="20"/>
        </w:rPr>
        <w:t xml:space="preserve"> Cobertura de la banda [q10, q90] (objetivo 80 %) y costo computacional.</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794"/>
        <w:gridCol w:w="1536"/>
        <w:gridCol w:w="1794"/>
        <w:gridCol w:w="2690"/>
        <w:gridCol w:w="1536"/>
      </w:tblGrid>
      <w:tr w:rsidR="00EE526E" w14:paraId="2771C781" w14:textId="77777777">
        <w:trPr>
          <w:tblHeader/>
          <w:jc w:val="center"/>
        </w:trPr>
        <w:tc>
          <w:tcPr>
            <w:tcW w:w="1793" w:type="dxa"/>
            <w:shd w:val="clear" w:color="auto" w:fill="2E2E2E"/>
            <w:tcMar>
              <w:top w:w="50" w:type="dxa"/>
              <w:left w:w="80" w:type="dxa"/>
              <w:bottom w:w="50" w:type="dxa"/>
              <w:right w:w="80" w:type="dxa"/>
            </w:tcMar>
            <w:vAlign w:val="center"/>
          </w:tcPr>
          <w:p w:rsidR="00EE526E" w:rsidRDefault="00D67E16" w14:paraId="4B77EABA" w14:textId="77777777">
            <w:pPr>
              <w:keepNext/>
              <w:jc w:val="center"/>
            </w:pPr>
            <w:r>
              <w:rPr>
                <w:b/>
                <w:color w:val="FFFFFF"/>
                <w:sz w:val="17"/>
                <w:szCs w:val="17"/>
              </w:rPr>
              <w:t>Banda</w:t>
            </w:r>
          </w:p>
        </w:tc>
        <w:tc>
          <w:tcPr>
            <w:tcW w:w="1536" w:type="dxa"/>
            <w:shd w:val="clear" w:color="auto" w:fill="2E2E2E"/>
            <w:tcMar>
              <w:top w:w="50" w:type="dxa"/>
              <w:left w:w="80" w:type="dxa"/>
              <w:bottom w:w="50" w:type="dxa"/>
              <w:right w:w="80" w:type="dxa"/>
            </w:tcMar>
            <w:vAlign w:val="center"/>
          </w:tcPr>
          <w:p w:rsidR="00EE526E" w:rsidRDefault="00D67E16" w14:paraId="5274BF14" w14:textId="77777777">
            <w:pPr>
              <w:keepNext/>
              <w:jc w:val="center"/>
            </w:pPr>
            <w:r>
              <w:rPr>
                <w:b/>
                <w:color w:val="FFFFFF"/>
                <w:sz w:val="17"/>
                <w:szCs w:val="17"/>
              </w:rPr>
              <w:t>Cobertura (%)</w:t>
            </w:r>
          </w:p>
        </w:tc>
        <w:tc>
          <w:tcPr>
            <w:tcW w:w="1793" w:type="dxa"/>
            <w:shd w:val="clear" w:color="auto" w:fill="2E2E2E"/>
            <w:tcMar>
              <w:top w:w="50" w:type="dxa"/>
              <w:left w:w="80" w:type="dxa"/>
              <w:bottom w:w="50" w:type="dxa"/>
              <w:right w:w="80" w:type="dxa"/>
            </w:tcMar>
            <w:vAlign w:val="center"/>
          </w:tcPr>
          <w:p w:rsidR="00EE526E" w:rsidRDefault="00D67E16" w14:paraId="63D3567A" w14:textId="77777777">
            <w:pPr>
              <w:keepNext/>
              <w:jc w:val="center"/>
            </w:pPr>
            <w:r>
              <w:rPr>
                <w:b/>
                <w:color w:val="FFFFFF"/>
                <w:sz w:val="17"/>
                <w:szCs w:val="17"/>
              </w:rPr>
              <w:t xml:space="preserve">Ancho </w:t>
            </w:r>
            <w:r>
              <w:rPr>
                <w:b/>
                <w:color w:val="FFFFFF"/>
                <w:sz w:val="17"/>
                <w:szCs w:val="17"/>
              </w:rPr>
              <w:t>(COP/kWh)</w:t>
            </w:r>
          </w:p>
        </w:tc>
        <w:tc>
          <w:tcPr>
            <w:tcW w:w="2689" w:type="dxa"/>
            <w:shd w:val="clear" w:color="auto" w:fill="2E2E2E"/>
            <w:tcMar>
              <w:top w:w="50" w:type="dxa"/>
              <w:left w:w="80" w:type="dxa"/>
              <w:bottom w:w="50" w:type="dxa"/>
              <w:right w:w="80" w:type="dxa"/>
            </w:tcMar>
            <w:vAlign w:val="center"/>
          </w:tcPr>
          <w:p w:rsidR="00EE526E" w:rsidRDefault="00D67E16" w14:paraId="3DA97BF5" w14:textId="77777777">
            <w:pPr>
              <w:keepNext/>
              <w:jc w:val="center"/>
            </w:pPr>
            <w:r>
              <w:rPr>
                <w:b/>
                <w:color w:val="FFFFFF"/>
                <w:sz w:val="17"/>
                <w:szCs w:val="17"/>
              </w:rPr>
              <w:t>Modelo</w:t>
            </w:r>
          </w:p>
        </w:tc>
        <w:tc>
          <w:tcPr>
            <w:tcW w:w="1536" w:type="dxa"/>
            <w:shd w:val="clear" w:color="auto" w:fill="2E2E2E"/>
            <w:tcMar>
              <w:top w:w="50" w:type="dxa"/>
              <w:left w:w="80" w:type="dxa"/>
              <w:bottom w:w="50" w:type="dxa"/>
              <w:right w:w="80" w:type="dxa"/>
            </w:tcMar>
            <w:vAlign w:val="center"/>
          </w:tcPr>
          <w:p w:rsidR="00EE526E" w:rsidRDefault="00D67E16" w14:paraId="2A054697" w14:textId="77777777">
            <w:pPr>
              <w:keepNext/>
              <w:jc w:val="center"/>
            </w:pPr>
            <w:r>
              <w:rPr>
                <w:b/>
                <w:color w:val="FFFFFF"/>
                <w:sz w:val="17"/>
                <w:szCs w:val="17"/>
              </w:rPr>
              <w:t>Tiempo</w:t>
            </w:r>
          </w:p>
        </w:tc>
      </w:tr>
      <w:tr w:rsidR="00EE526E" w14:paraId="5294DD34" w14:textId="77777777">
        <w:trPr>
          <w:cantSplit/>
          <w:jc w:val="center"/>
        </w:trPr>
        <w:tc>
          <w:tcPr>
            <w:tcW w:w="1793" w:type="dxa"/>
            <w:tcMar>
              <w:top w:w="50" w:type="dxa"/>
              <w:left w:w="80" w:type="dxa"/>
              <w:bottom w:w="50" w:type="dxa"/>
              <w:right w:w="80" w:type="dxa"/>
            </w:tcMar>
            <w:vAlign w:val="center"/>
          </w:tcPr>
          <w:p w:rsidR="00EE526E" w:rsidRDefault="00D67E16" w14:paraId="52FF5FA0" w14:textId="77777777">
            <w:pPr>
              <w:keepNext/>
            </w:pPr>
            <w:r>
              <w:rPr>
                <w:sz w:val="17"/>
                <w:szCs w:val="17"/>
              </w:rPr>
              <w:t>24 h</w:t>
            </w:r>
          </w:p>
        </w:tc>
        <w:tc>
          <w:tcPr>
            <w:tcW w:w="1536" w:type="dxa"/>
            <w:tcMar>
              <w:top w:w="50" w:type="dxa"/>
              <w:left w:w="80" w:type="dxa"/>
              <w:bottom w:w="50" w:type="dxa"/>
              <w:right w:w="80" w:type="dxa"/>
            </w:tcMar>
            <w:vAlign w:val="center"/>
          </w:tcPr>
          <w:p w:rsidR="00EE526E" w:rsidRDefault="00D67E16" w14:paraId="2A046D12" w14:textId="77777777">
            <w:pPr>
              <w:keepNext/>
              <w:jc w:val="center"/>
            </w:pPr>
            <w:r>
              <w:rPr>
                <w:sz w:val="17"/>
                <w:szCs w:val="17"/>
              </w:rPr>
              <w:t>78,0</w:t>
            </w:r>
          </w:p>
        </w:tc>
        <w:tc>
          <w:tcPr>
            <w:tcW w:w="1793" w:type="dxa"/>
            <w:tcMar>
              <w:top w:w="50" w:type="dxa"/>
              <w:left w:w="80" w:type="dxa"/>
              <w:bottom w:w="50" w:type="dxa"/>
              <w:right w:w="80" w:type="dxa"/>
            </w:tcMar>
            <w:vAlign w:val="center"/>
          </w:tcPr>
          <w:p w:rsidR="00EE526E" w:rsidRDefault="00D67E16" w14:paraId="06D90D41" w14:textId="77777777">
            <w:pPr>
              <w:keepNext/>
              <w:jc w:val="center"/>
            </w:pPr>
            <w:r>
              <w:rPr>
                <w:sz w:val="17"/>
                <w:szCs w:val="17"/>
              </w:rPr>
              <w:t>167,6</w:t>
            </w:r>
          </w:p>
        </w:tc>
        <w:tc>
          <w:tcPr>
            <w:tcW w:w="2689" w:type="dxa"/>
            <w:tcMar>
              <w:top w:w="50" w:type="dxa"/>
              <w:left w:w="80" w:type="dxa"/>
              <w:bottom w:w="50" w:type="dxa"/>
              <w:right w:w="80" w:type="dxa"/>
            </w:tcMar>
            <w:vAlign w:val="center"/>
          </w:tcPr>
          <w:p w:rsidR="00EE526E" w:rsidRDefault="00D67E16" w14:paraId="4FDE358D" w14:textId="77777777">
            <w:pPr>
              <w:keepNext/>
            </w:pPr>
            <w:r>
              <w:rPr>
                <w:sz w:val="17"/>
                <w:szCs w:val="17"/>
              </w:rPr>
              <w:t>XGBoost</w:t>
            </w:r>
          </w:p>
        </w:tc>
        <w:tc>
          <w:tcPr>
            <w:tcW w:w="1536" w:type="dxa"/>
            <w:tcMar>
              <w:top w:w="50" w:type="dxa"/>
              <w:left w:w="80" w:type="dxa"/>
              <w:bottom w:w="50" w:type="dxa"/>
              <w:right w:w="80" w:type="dxa"/>
            </w:tcMar>
            <w:vAlign w:val="center"/>
          </w:tcPr>
          <w:p w:rsidR="00EE526E" w:rsidRDefault="00D67E16" w14:paraId="1AB9523E" w14:textId="77777777">
            <w:pPr>
              <w:keepNext/>
              <w:jc w:val="center"/>
            </w:pPr>
            <w:r>
              <w:rPr>
                <w:sz w:val="17"/>
                <w:szCs w:val="17"/>
              </w:rPr>
              <w:t>0,86 s</w:t>
            </w:r>
          </w:p>
        </w:tc>
      </w:tr>
      <w:tr w:rsidR="00EE526E" w14:paraId="16CAFBF6" w14:textId="77777777">
        <w:trPr>
          <w:cantSplit/>
          <w:jc w:val="center"/>
        </w:trPr>
        <w:tc>
          <w:tcPr>
            <w:tcW w:w="1793" w:type="dxa"/>
            <w:tcMar>
              <w:top w:w="50" w:type="dxa"/>
              <w:left w:w="80" w:type="dxa"/>
              <w:bottom w:w="50" w:type="dxa"/>
              <w:right w:w="80" w:type="dxa"/>
            </w:tcMar>
            <w:vAlign w:val="center"/>
          </w:tcPr>
          <w:p w:rsidR="00EE526E" w:rsidRDefault="00D67E16" w14:paraId="33F6F513" w14:textId="77777777">
            <w:pPr>
              <w:keepNext/>
            </w:pPr>
            <w:r>
              <w:rPr>
                <w:sz w:val="17"/>
                <w:szCs w:val="17"/>
              </w:rPr>
              <w:t>72 h, 1-24 h</w:t>
            </w:r>
          </w:p>
        </w:tc>
        <w:tc>
          <w:tcPr>
            <w:tcW w:w="1536" w:type="dxa"/>
            <w:tcMar>
              <w:top w:w="50" w:type="dxa"/>
              <w:left w:w="80" w:type="dxa"/>
              <w:bottom w:w="50" w:type="dxa"/>
              <w:right w:w="80" w:type="dxa"/>
            </w:tcMar>
            <w:vAlign w:val="center"/>
          </w:tcPr>
          <w:p w:rsidR="00EE526E" w:rsidRDefault="00D67E16" w14:paraId="2424A3EF" w14:textId="77777777">
            <w:pPr>
              <w:keepNext/>
              <w:jc w:val="center"/>
            </w:pPr>
            <w:r>
              <w:rPr>
                <w:sz w:val="17"/>
                <w:szCs w:val="17"/>
              </w:rPr>
              <w:t>78,9</w:t>
            </w:r>
          </w:p>
        </w:tc>
        <w:tc>
          <w:tcPr>
            <w:tcW w:w="1793" w:type="dxa"/>
            <w:tcMar>
              <w:top w:w="50" w:type="dxa"/>
              <w:left w:w="80" w:type="dxa"/>
              <w:bottom w:w="50" w:type="dxa"/>
              <w:right w:w="80" w:type="dxa"/>
            </w:tcMar>
            <w:vAlign w:val="center"/>
          </w:tcPr>
          <w:p w:rsidR="00EE526E" w:rsidRDefault="00D67E16" w14:paraId="2CB1CCFC" w14:textId="77777777">
            <w:pPr>
              <w:keepNext/>
              <w:jc w:val="center"/>
            </w:pPr>
            <w:r>
              <w:rPr>
                <w:sz w:val="17"/>
                <w:szCs w:val="17"/>
              </w:rPr>
              <w:t>186,0</w:t>
            </w:r>
          </w:p>
        </w:tc>
        <w:tc>
          <w:tcPr>
            <w:tcW w:w="2689" w:type="dxa"/>
            <w:tcMar>
              <w:top w:w="50" w:type="dxa"/>
              <w:left w:w="80" w:type="dxa"/>
              <w:bottom w:w="50" w:type="dxa"/>
              <w:right w:w="80" w:type="dxa"/>
            </w:tcMar>
            <w:vAlign w:val="center"/>
          </w:tcPr>
          <w:p w:rsidR="00EE526E" w:rsidRDefault="00D67E16" w14:paraId="3C11AC20" w14:textId="77777777">
            <w:pPr>
              <w:keepNext/>
            </w:pPr>
            <w:r>
              <w:rPr>
                <w:sz w:val="17"/>
                <w:szCs w:val="17"/>
              </w:rPr>
              <w:t>ARX+GARCH</w:t>
            </w:r>
          </w:p>
        </w:tc>
        <w:tc>
          <w:tcPr>
            <w:tcW w:w="1536" w:type="dxa"/>
            <w:tcMar>
              <w:top w:w="50" w:type="dxa"/>
              <w:left w:w="80" w:type="dxa"/>
              <w:bottom w:w="50" w:type="dxa"/>
              <w:right w:w="80" w:type="dxa"/>
            </w:tcMar>
            <w:vAlign w:val="center"/>
          </w:tcPr>
          <w:p w:rsidR="00EE526E" w:rsidRDefault="00D67E16" w14:paraId="0D051388" w14:textId="77777777">
            <w:pPr>
              <w:keepNext/>
              <w:jc w:val="center"/>
            </w:pPr>
            <w:r>
              <w:rPr>
                <w:sz w:val="17"/>
                <w:szCs w:val="17"/>
              </w:rPr>
              <w:t>2,85 s</w:t>
            </w:r>
          </w:p>
        </w:tc>
      </w:tr>
      <w:tr w:rsidR="00EE526E" w14:paraId="41CC0178" w14:textId="77777777">
        <w:trPr>
          <w:cantSplit/>
          <w:jc w:val="center"/>
        </w:trPr>
        <w:tc>
          <w:tcPr>
            <w:tcW w:w="1793" w:type="dxa"/>
            <w:tcMar>
              <w:top w:w="50" w:type="dxa"/>
              <w:left w:w="80" w:type="dxa"/>
              <w:bottom w:w="50" w:type="dxa"/>
              <w:right w:w="80" w:type="dxa"/>
            </w:tcMar>
            <w:vAlign w:val="center"/>
          </w:tcPr>
          <w:p w:rsidR="00EE526E" w:rsidRDefault="00D67E16" w14:paraId="0430BEA6" w14:textId="77777777">
            <w:pPr>
              <w:keepNext/>
            </w:pPr>
            <w:r>
              <w:rPr>
                <w:sz w:val="17"/>
                <w:szCs w:val="17"/>
              </w:rPr>
              <w:t>72 h, 25-48 h</w:t>
            </w:r>
          </w:p>
        </w:tc>
        <w:tc>
          <w:tcPr>
            <w:tcW w:w="1536" w:type="dxa"/>
            <w:tcMar>
              <w:top w:w="50" w:type="dxa"/>
              <w:left w:w="80" w:type="dxa"/>
              <w:bottom w:w="50" w:type="dxa"/>
              <w:right w:w="80" w:type="dxa"/>
            </w:tcMar>
            <w:vAlign w:val="center"/>
          </w:tcPr>
          <w:p w:rsidR="00EE526E" w:rsidRDefault="00D67E16" w14:paraId="5D0E9535" w14:textId="77777777">
            <w:pPr>
              <w:keepNext/>
              <w:jc w:val="center"/>
            </w:pPr>
            <w:r>
              <w:rPr>
                <w:sz w:val="17"/>
                <w:szCs w:val="17"/>
              </w:rPr>
              <w:t>77,0</w:t>
            </w:r>
          </w:p>
        </w:tc>
        <w:tc>
          <w:tcPr>
            <w:tcW w:w="1793" w:type="dxa"/>
            <w:tcMar>
              <w:top w:w="50" w:type="dxa"/>
              <w:left w:w="80" w:type="dxa"/>
              <w:bottom w:w="50" w:type="dxa"/>
              <w:right w:w="80" w:type="dxa"/>
            </w:tcMar>
            <w:vAlign w:val="center"/>
          </w:tcPr>
          <w:p w:rsidR="00EE526E" w:rsidRDefault="00D67E16" w14:paraId="137F0738" w14:textId="77777777">
            <w:pPr>
              <w:keepNext/>
              <w:jc w:val="center"/>
            </w:pPr>
            <w:r>
              <w:rPr>
                <w:sz w:val="17"/>
                <w:szCs w:val="17"/>
              </w:rPr>
              <w:t>252,8</w:t>
            </w:r>
          </w:p>
        </w:tc>
        <w:tc>
          <w:tcPr>
            <w:tcW w:w="2689" w:type="dxa"/>
            <w:tcMar>
              <w:top w:w="50" w:type="dxa"/>
              <w:left w:w="80" w:type="dxa"/>
              <w:bottom w:w="50" w:type="dxa"/>
              <w:right w:w="80" w:type="dxa"/>
            </w:tcMar>
            <w:vAlign w:val="center"/>
          </w:tcPr>
          <w:p w:rsidR="00EE526E" w:rsidRDefault="00D67E16" w14:paraId="0B44B794" w14:textId="77777777">
            <w:pPr>
              <w:keepNext/>
            </w:pPr>
            <w:r>
              <w:rPr>
                <w:sz w:val="17"/>
                <w:szCs w:val="17"/>
              </w:rPr>
              <w:t>GARCH-ged</w:t>
            </w:r>
          </w:p>
        </w:tc>
        <w:tc>
          <w:tcPr>
            <w:tcW w:w="1536" w:type="dxa"/>
            <w:tcMar>
              <w:top w:w="50" w:type="dxa"/>
              <w:left w:w="80" w:type="dxa"/>
              <w:bottom w:w="50" w:type="dxa"/>
              <w:right w:w="80" w:type="dxa"/>
            </w:tcMar>
            <w:vAlign w:val="center"/>
          </w:tcPr>
          <w:p w:rsidR="00EE526E" w:rsidRDefault="00D67E16" w14:paraId="66436023" w14:textId="77777777">
            <w:pPr>
              <w:keepNext/>
              <w:jc w:val="center"/>
            </w:pPr>
            <w:r>
              <w:rPr>
                <w:sz w:val="17"/>
                <w:szCs w:val="17"/>
              </w:rPr>
              <w:t>19,5 s</w:t>
            </w:r>
          </w:p>
        </w:tc>
      </w:tr>
      <w:tr w:rsidR="00EE526E" w14:paraId="531D007E" w14:textId="77777777">
        <w:trPr>
          <w:cantSplit/>
          <w:jc w:val="center"/>
        </w:trPr>
        <w:tc>
          <w:tcPr>
            <w:tcW w:w="1793" w:type="dxa"/>
            <w:tcMar>
              <w:top w:w="50" w:type="dxa"/>
              <w:left w:w="80" w:type="dxa"/>
              <w:bottom w:w="50" w:type="dxa"/>
              <w:right w:w="80" w:type="dxa"/>
            </w:tcMar>
            <w:vAlign w:val="center"/>
          </w:tcPr>
          <w:p w:rsidR="00EE526E" w:rsidRDefault="00D67E16" w14:paraId="4A6141DE" w14:textId="77777777">
            <w:pPr>
              <w:keepNext/>
            </w:pPr>
            <w:r>
              <w:rPr>
                <w:sz w:val="17"/>
                <w:szCs w:val="17"/>
              </w:rPr>
              <w:t>72 h, 49-72 h</w:t>
            </w:r>
          </w:p>
        </w:tc>
        <w:tc>
          <w:tcPr>
            <w:tcW w:w="1536" w:type="dxa"/>
            <w:tcMar>
              <w:top w:w="50" w:type="dxa"/>
              <w:left w:w="80" w:type="dxa"/>
              <w:bottom w:w="50" w:type="dxa"/>
              <w:right w:w="80" w:type="dxa"/>
            </w:tcMar>
            <w:vAlign w:val="center"/>
          </w:tcPr>
          <w:p w:rsidR="00EE526E" w:rsidRDefault="00D67E16" w14:paraId="1028C35C" w14:textId="77777777">
            <w:pPr>
              <w:keepNext/>
              <w:jc w:val="center"/>
            </w:pPr>
            <w:r>
              <w:rPr>
                <w:sz w:val="17"/>
                <w:szCs w:val="17"/>
              </w:rPr>
              <w:t>78,5</w:t>
            </w:r>
          </w:p>
        </w:tc>
        <w:tc>
          <w:tcPr>
            <w:tcW w:w="1793" w:type="dxa"/>
            <w:tcMar>
              <w:top w:w="50" w:type="dxa"/>
              <w:left w:w="80" w:type="dxa"/>
              <w:bottom w:w="50" w:type="dxa"/>
              <w:right w:w="80" w:type="dxa"/>
            </w:tcMar>
            <w:vAlign w:val="center"/>
          </w:tcPr>
          <w:p w:rsidR="00EE526E" w:rsidRDefault="00D67E16" w14:paraId="06DB4E82" w14:textId="77777777">
            <w:pPr>
              <w:keepNext/>
              <w:jc w:val="center"/>
            </w:pPr>
            <w:r>
              <w:rPr>
                <w:sz w:val="17"/>
                <w:szCs w:val="17"/>
              </w:rPr>
              <w:t>304,9</w:t>
            </w:r>
          </w:p>
        </w:tc>
        <w:tc>
          <w:tcPr>
            <w:tcW w:w="2689" w:type="dxa"/>
            <w:tcMar>
              <w:top w:w="50" w:type="dxa"/>
              <w:left w:w="80" w:type="dxa"/>
              <w:bottom w:w="50" w:type="dxa"/>
              <w:right w:w="80" w:type="dxa"/>
            </w:tcMar>
            <w:vAlign w:val="center"/>
          </w:tcPr>
          <w:p w:rsidR="00EE526E" w:rsidRDefault="00D67E16" w14:paraId="265F798A" w14:textId="77777777">
            <w:pPr>
              <w:keepNext/>
            </w:pPr>
            <w:r>
              <w:rPr>
                <w:sz w:val="17"/>
                <w:szCs w:val="17"/>
              </w:rPr>
              <w:t>N-BEATSx y N-HiTS</w:t>
            </w:r>
          </w:p>
        </w:tc>
        <w:tc>
          <w:tcPr>
            <w:tcW w:w="1536" w:type="dxa"/>
            <w:tcMar>
              <w:top w:w="50" w:type="dxa"/>
              <w:left w:w="80" w:type="dxa"/>
              <w:bottom w:w="50" w:type="dxa"/>
              <w:right w:w="80" w:type="dxa"/>
            </w:tcMar>
            <w:vAlign w:val="center"/>
          </w:tcPr>
          <w:p w:rsidR="00EE526E" w:rsidRDefault="00D67E16" w14:paraId="37C67255" w14:textId="77777777">
            <w:pPr>
              <w:keepNext/>
              <w:jc w:val="center"/>
            </w:pPr>
            <w:r>
              <w:rPr>
                <w:sz w:val="17"/>
                <w:szCs w:val="17"/>
              </w:rPr>
              <w:t>6,8 min</w:t>
            </w:r>
          </w:p>
        </w:tc>
      </w:tr>
      <w:tr w:rsidR="00EE526E" w14:paraId="689759C0" w14:textId="77777777">
        <w:trPr>
          <w:cantSplit/>
          <w:jc w:val="center"/>
        </w:trPr>
        <w:tc>
          <w:tcPr>
            <w:tcW w:w="1793" w:type="dxa"/>
            <w:tcMar>
              <w:top w:w="50" w:type="dxa"/>
              <w:left w:w="80" w:type="dxa"/>
              <w:bottom w:w="50" w:type="dxa"/>
              <w:right w:w="80" w:type="dxa"/>
            </w:tcMar>
            <w:vAlign w:val="center"/>
          </w:tcPr>
          <w:p w:rsidR="00EE526E" w:rsidRDefault="00EE526E" w14:paraId="1AA8C4E8" w14:textId="77777777">
            <w:pPr>
              <w:keepNext/>
            </w:pPr>
          </w:p>
        </w:tc>
        <w:tc>
          <w:tcPr>
            <w:tcW w:w="1536" w:type="dxa"/>
            <w:tcMar>
              <w:top w:w="50" w:type="dxa"/>
              <w:left w:w="80" w:type="dxa"/>
              <w:bottom w:w="50" w:type="dxa"/>
              <w:right w:w="80" w:type="dxa"/>
            </w:tcMar>
            <w:vAlign w:val="center"/>
          </w:tcPr>
          <w:p w:rsidR="00EE526E" w:rsidRDefault="00EE526E" w14:paraId="5796B7AB" w14:textId="77777777">
            <w:pPr>
              <w:keepNext/>
              <w:jc w:val="center"/>
            </w:pPr>
          </w:p>
        </w:tc>
        <w:tc>
          <w:tcPr>
            <w:tcW w:w="1793" w:type="dxa"/>
            <w:tcMar>
              <w:top w:w="50" w:type="dxa"/>
              <w:left w:w="80" w:type="dxa"/>
              <w:bottom w:w="50" w:type="dxa"/>
              <w:right w:w="80" w:type="dxa"/>
            </w:tcMar>
            <w:vAlign w:val="center"/>
          </w:tcPr>
          <w:p w:rsidR="00EE526E" w:rsidRDefault="00EE526E" w14:paraId="4C110E96" w14:textId="77777777">
            <w:pPr>
              <w:keepNext/>
              <w:jc w:val="center"/>
            </w:pPr>
          </w:p>
        </w:tc>
        <w:tc>
          <w:tcPr>
            <w:tcW w:w="2689" w:type="dxa"/>
            <w:tcMar>
              <w:top w:w="50" w:type="dxa"/>
              <w:left w:w="80" w:type="dxa"/>
              <w:bottom w:w="50" w:type="dxa"/>
              <w:right w:w="80" w:type="dxa"/>
            </w:tcMar>
            <w:vAlign w:val="center"/>
          </w:tcPr>
          <w:p w:rsidR="00EE526E" w:rsidRDefault="00D67E16" w14:paraId="456966CF" w14:textId="77777777">
            <w:pPr>
              <w:keepNext/>
            </w:pPr>
            <w:r>
              <w:rPr>
                <w:sz w:val="17"/>
                <w:szCs w:val="17"/>
              </w:rPr>
              <w:t>Combinador QRA</w:t>
            </w:r>
          </w:p>
        </w:tc>
        <w:tc>
          <w:tcPr>
            <w:tcW w:w="1536" w:type="dxa"/>
            <w:tcMar>
              <w:top w:w="50" w:type="dxa"/>
              <w:left w:w="80" w:type="dxa"/>
              <w:bottom w:w="50" w:type="dxa"/>
              <w:right w:w="80" w:type="dxa"/>
            </w:tcMar>
            <w:vAlign w:val="center"/>
          </w:tcPr>
          <w:p w:rsidR="00EE526E" w:rsidRDefault="00D67E16" w14:paraId="7799F6A0" w14:textId="77777777">
            <w:pPr>
              <w:keepNext/>
              <w:jc w:val="center"/>
            </w:pPr>
            <w:r>
              <w:rPr>
                <w:sz w:val="17"/>
                <w:szCs w:val="17"/>
              </w:rPr>
              <w:t>3,7 s</w:t>
            </w:r>
          </w:p>
        </w:tc>
      </w:tr>
      <w:tr w:rsidR="00EE526E" w14:paraId="4FA2FAF5" w14:textId="77777777">
        <w:trPr>
          <w:cantSplit/>
          <w:jc w:val="center"/>
        </w:trPr>
        <w:tc>
          <w:tcPr>
            <w:tcW w:w="1793" w:type="dxa"/>
            <w:tcMar>
              <w:top w:w="50" w:type="dxa"/>
              <w:left w:w="80" w:type="dxa"/>
              <w:bottom w:w="50" w:type="dxa"/>
              <w:right w:w="80" w:type="dxa"/>
            </w:tcMar>
            <w:vAlign w:val="center"/>
          </w:tcPr>
          <w:p w:rsidR="00EE526E" w:rsidRDefault="00EE526E" w14:paraId="115AFDE2" w14:textId="77777777"/>
        </w:tc>
        <w:tc>
          <w:tcPr>
            <w:tcW w:w="1536" w:type="dxa"/>
            <w:tcMar>
              <w:top w:w="50" w:type="dxa"/>
              <w:left w:w="80" w:type="dxa"/>
              <w:bottom w:w="50" w:type="dxa"/>
              <w:right w:w="80" w:type="dxa"/>
            </w:tcMar>
            <w:vAlign w:val="center"/>
          </w:tcPr>
          <w:p w:rsidR="00EE526E" w:rsidRDefault="00EE526E" w14:paraId="6ACA867D" w14:textId="77777777">
            <w:pPr>
              <w:jc w:val="center"/>
            </w:pPr>
          </w:p>
        </w:tc>
        <w:tc>
          <w:tcPr>
            <w:tcW w:w="1793" w:type="dxa"/>
            <w:tcMar>
              <w:top w:w="50" w:type="dxa"/>
              <w:left w:w="80" w:type="dxa"/>
              <w:bottom w:w="50" w:type="dxa"/>
              <w:right w:w="80" w:type="dxa"/>
            </w:tcMar>
            <w:vAlign w:val="center"/>
          </w:tcPr>
          <w:p w:rsidR="00EE526E" w:rsidRDefault="00EE526E" w14:paraId="76965CDF" w14:textId="77777777">
            <w:pPr>
              <w:jc w:val="center"/>
            </w:pPr>
          </w:p>
        </w:tc>
        <w:tc>
          <w:tcPr>
            <w:tcW w:w="2689" w:type="dxa"/>
            <w:tcMar>
              <w:top w:w="50" w:type="dxa"/>
              <w:left w:w="80" w:type="dxa"/>
              <w:bottom w:w="50" w:type="dxa"/>
              <w:right w:w="80" w:type="dxa"/>
            </w:tcMar>
            <w:vAlign w:val="center"/>
          </w:tcPr>
          <w:p w:rsidR="00EE526E" w:rsidRDefault="00D67E16" w14:paraId="0175D3C5" w14:textId="77777777">
            <w:r>
              <w:rPr>
                <w:b/>
                <w:sz w:val="17"/>
                <w:szCs w:val="17"/>
              </w:rPr>
              <w:t>Total bloque 24 h</w:t>
            </w:r>
          </w:p>
        </w:tc>
        <w:tc>
          <w:tcPr>
            <w:tcW w:w="1536" w:type="dxa"/>
            <w:tcMar>
              <w:top w:w="50" w:type="dxa"/>
              <w:left w:w="80" w:type="dxa"/>
              <w:bottom w:w="50" w:type="dxa"/>
              <w:right w:w="80" w:type="dxa"/>
            </w:tcMar>
            <w:vAlign w:val="center"/>
          </w:tcPr>
          <w:p w:rsidR="00EE526E" w:rsidRDefault="00D67E16" w14:paraId="2049F0AE" w14:textId="77777777">
            <w:pPr>
              <w:jc w:val="center"/>
            </w:pPr>
            <w:r>
              <w:rPr>
                <w:b/>
                <w:sz w:val="17"/>
                <w:szCs w:val="17"/>
              </w:rPr>
              <w:t>7,2 min</w:t>
            </w:r>
          </w:p>
        </w:tc>
      </w:tr>
    </w:tbl>
    <w:p w:rsidR="00EE526E" w:rsidRDefault="00EE526E" w14:paraId="3A8273BD" w14:textId="77777777">
      <w:pPr>
        <w:spacing w:after="60"/>
        <w:jc w:val="both"/>
      </w:pPr>
    </w:p>
    <w:p w:rsidR="00EE526E" w:rsidRDefault="00D67E16" w14:paraId="399EFD04" w14:textId="77777777">
      <w:pPr>
        <w:spacing w:after="100"/>
        <w:jc w:val="both"/>
      </w:pPr>
      <w:r>
        <w:rPr>
          <w:b/>
        </w:rPr>
        <w:t>OE3 y OE4 — Motor de decisión.</w:t>
      </w:r>
      <w:r>
        <w:t xml:space="preserve"> La ventaja es la diferencia entre el precio medio en las horas en que el motor recomienda actuar y el del periodo (precio medio 2026: 397,9 COP/kWh). Con el criterio de ventaja promedio, «banda» gana en los cuatro casos (345,</w:t>
      </w:r>
      <w:r>
        <w:t xml:space="preserve">6, 281,6, 299,7 y 279,5 COP/kWh). Al evaluar por </w:t>
      </w:r>
      <w:r>
        <w:t>separado las dos mitades del periodo (corte: 19 de abril) ese resultado no se sostiene: para el generador a 24 h, «banda» actúa en el 1,2 % de las horas de la primera mitad y en el 32,6 % de la segunda, y pa</w:t>
      </w:r>
      <w:r>
        <w:t>ra el comercializador no actúa en ninguna hora de la segunda mitad (Tabla 19, Figura 5). La causa es la referencia fija: el precio de 2026 se alejó del rango 2019-2025, de modo que casi todas las horas quedan por encima o por debajo de los percentiles hist</w:t>
      </w:r>
      <w:r>
        <w:t>óricos. Con el criterio de estabilidad el motor elige «híbrido» para el generador y «rodante» para el comercializador en ambos horizontes, los únicos métodos con ventaja positiva y frecuencia válida en las dos mitades (Tabla 18). Su ventaja promedio es men</w:t>
      </w:r>
      <w:r>
        <w:t>or (149,9 a 169,6 COP/kWh), pero se mantiene en todo el año.</w:t>
      </w:r>
    </w:p>
    <w:p w:rsidR="00EE526E" w:rsidRDefault="00D67E16" w14:paraId="235D56C0" w14:textId="77777777">
      <w:pPr>
        <w:keepNext/>
        <w:spacing w:before="120" w:after="60"/>
        <w:jc w:val="center"/>
      </w:pPr>
      <w:r>
        <w:rPr>
          <w:b/>
          <w:sz w:val="20"/>
          <w:szCs w:val="20"/>
        </w:rPr>
        <w:t>Tabla 18.</w:t>
      </w:r>
      <w:r>
        <w:rPr>
          <w:sz w:val="20"/>
          <w:szCs w:val="20"/>
        </w:rPr>
        <w:t xml:space="preserve"> Backtesting del motor de decisión sobre 2026: método elegido por el criterio de estabilidad.</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318"/>
        <w:gridCol w:w="2158"/>
        <w:gridCol w:w="1438"/>
        <w:gridCol w:w="2158"/>
        <w:gridCol w:w="2278"/>
      </w:tblGrid>
      <w:tr w:rsidR="00EE526E" w14:paraId="7A7243EB" w14:textId="77777777">
        <w:trPr>
          <w:tblHeader/>
          <w:jc w:val="center"/>
        </w:trPr>
        <w:tc>
          <w:tcPr>
            <w:tcW w:w="1318" w:type="dxa"/>
            <w:shd w:val="clear" w:color="auto" w:fill="2E2E2E"/>
            <w:tcMar>
              <w:top w:w="50" w:type="dxa"/>
              <w:left w:w="80" w:type="dxa"/>
              <w:bottom w:w="50" w:type="dxa"/>
              <w:right w:w="80" w:type="dxa"/>
            </w:tcMar>
            <w:vAlign w:val="center"/>
          </w:tcPr>
          <w:p w:rsidR="00EE526E" w:rsidRDefault="00D67E16" w14:paraId="4ED5C47D" w14:textId="77777777">
            <w:pPr>
              <w:keepNext/>
              <w:jc w:val="center"/>
            </w:pPr>
            <w:r>
              <w:rPr>
                <w:b/>
                <w:color w:val="FFFFFF"/>
                <w:sz w:val="17"/>
                <w:szCs w:val="17"/>
              </w:rPr>
              <w:t>Horizonte</w:t>
            </w:r>
          </w:p>
        </w:tc>
        <w:tc>
          <w:tcPr>
            <w:tcW w:w="2157" w:type="dxa"/>
            <w:shd w:val="clear" w:color="auto" w:fill="2E2E2E"/>
            <w:tcMar>
              <w:top w:w="50" w:type="dxa"/>
              <w:left w:w="80" w:type="dxa"/>
              <w:bottom w:w="50" w:type="dxa"/>
              <w:right w:w="80" w:type="dxa"/>
            </w:tcMar>
            <w:vAlign w:val="center"/>
          </w:tcPr>
          <w:p w:rsidR="00EE526E" w:rsidRDefault="00D67E16" w14:paraId="79DFC6D9" w14:textId="77777777">
            <w:pPr>
              <w:keepNext/>
              <w:jc w:val="center"/>
            </w:pPr>
            <w:r>
              <w:rPr>
                <w:b/>
                <w:color w:val="FFFFFF"/>
                <w:sz w:val="17"/>
                <w:szCs w:val="17"/>
              </w:rPr>
              <w:t>Rol</w:t>
            </w:r>
          </w:p>
        </w:tc>
        <w:tc>
          <w:tcPr>
            <w:tcW w:w="1438" w:type="dxa"/>
            <w:shd w:val="clear" w:color="auto" w:fill="2E2E2E"/>
            <w:tcMar>
              <w:top w:w="50" w:type="dxa"/>
              <w:left w:w="80" w:type="dxa"/>
              <w:bottom w:w="50" w:type="dxa"/>
              <w:right w:w="80" w:type="dxa"/>
            </w:tcMar>
            <w:vAlign w:val="center"/>
          </w:tcPr>
          <w:p w:rsidR="00EE526E" w:rsidRDefault="00D67E16" w14:paraId="18DC7210" w14:textId="77777777">
            <w:pPr>
              <w:keepNext/>
              <w:jc w:val="center"/>
            </w:pPr>
            <w:r>
              <w:rPr>
                <w:b/>
                <w:color w:val="FFFFFF"/>
                <w:sz w:val="17"/>
                <w:szCs w:val="17"/>
              </w:rPr>
              <w:t>Método</w:t>
            </w:r>
          </w:p>
        </w:tc>
        <w:tc>
          <w:tcPr>
            <w:tcW w:w="2157" w:type="dxa"/>
            <w:shd w:val="clear" w:color="auto" w:fill="2E2E2E"/>
            <w:tcMar>
              <w:top w:w="50" w:type="dxa"/>
              <w:left w:w="80" w:type="dxa"/>
              <w:bottom w:w="50" w:type="dxa"/>
              <w:right w:w="80" w:type="dxa"/>
            </w:tcMar>
            <w:vAlign w:val="center"/>
          </w:tcPr>
          <w:p w:rsidR="00EE526E" w:rsidRDefault="00D67E16" w14:paraId="5C1093C5" w14:textId="77777777">
            <w:pPr>
              <w:keepNext/>
              <w:jc w:val="center"/>
            </w:pPr>
            <w:r>
              <w:rPr>
                <w:b/>
                <w:color w:val="FFFFFF"/>
                <w:sz w:val="17"/>
                <w:szCs w:val="17"/>
              </w:rPr>
              <w:t>Ventaja 1.ª / 2.ª mitad (COP/kWh)</w:t>
            </w:r>
          </w:p>
        </w:tc>
        <w:tc>
          <w:tcPr>
            <w:tcW w:w="2277" w:type="dxa"/>
            <w:shd w:val="clear" w:color="auto" w:fill="2E2E2E"/>
            <w:tcMar>
              <w:top w:w="50" w:type="dxa"/>
              <w:left w:w="80" w:type="dxa"/>
              <w:bottom w:w="50" w:type="dxa"/>
              <w:right w:w="80" w:type="dxa"/>
            </w:tcMar>
            <w:vAlign w:val="center"/>
          </w:tcPr>
          <w:p w:rsidR="00EE526E" w:rsidRDefault="00D67E16" w14:paraId="0301E31B" w14:textId="77777777">
            <w:pPr>
              <w:keepNext/>
              <w:jc w:val="center"/>
            </w:pPr>
            <w:r>
              <w:rPr>
                <w:b/>
                <w:color w:val="FFFFFF"/>
                <w:sz w:val="17"/>
                <w:szCs w:val="17"/>
              </w:rPr>
              <w:t>Frecuencia 1.ª / 2.ª mitad</w:t>
            </w:r>
          </w:p>
        </w:tc>
      </w:tr>
      <w:tr w:rsidR="00EE526E" w14:paraId="47493F02" w14:textId="77777777">
        <w:trPr>
          <w:cantSplit/>
          <w:jc w:val="center"/>
        </w:trPr>
        <w:tc>
          <w:tcPr>
            <w:tcW w:w="1318" w:type="dxa"/>
            <w:tcMar>
              <w:top w:w="50" w:type="dxa"/>
              <w:left w:w="80" w:type="dxa"/>
              <w:bottom w:w="50" w:type="dxa"/>
              <w:right w:w="80" w:type="dxa"/>
            </w:tcMar>
            <w:vAlign w:val="center"/>
          </w:tcPr>
          <w:p w:rsidR="00EE526E" w:rsidRDefault="00D67E16" w14:paraId="0CA488A9" w14:textId="77777777">
            <w:pPr>
              <w:keepNext/>
              <w:jc w:val="center"/>
            </w:pPr>
            <w:r>
              <w:rPr>
                <w:sz w:val="17"/>
                <w:szCs w:val="17"/>
              </w:rPr>
              <w:t>24h</w:t>
            </w:r>
          </w:p>
        </w:tc>
        <w:tc>
          <w:tcPr>
            <w:tcW w:w="2157" w:type="dxa"/>
            <w:tcMar>
              <w:top w:w="50" w:type="dxa"/>
              <w:left w:w="80" w:type="dxa"/>
              <w:bottom w:w="50" w:type="dxa"/>
              <w:right w:w="80" w:type="dxa"/>
            </w:tcMar>
            <w:vAlign w:val="center"/>
          </w:tcPr>
          <w:p w:rsidR="00EE526E" w:rsidRDefault="00D67E16" w14:paraId="1F1B705F" w14:textId="77777777">
            <w:pPr>
              <w:keepNext/>
            </w:pPr>
            <w:r>
              <w:rPr>
                <w:sz w:val="17"/>
                <w:szCs w:val="17"/>
              </w:rPr>
              <w:t>generador</w:t>
            </w:r>
          </w:p>
        </w:tc>
        <w:tc>
          <w:tcPr>
            <w:tcW w:w="1438" w:type="dxa"/>
            <w:tcMar>
              <w:top w:w="50" w:type="dxa"/>
              <w:left w:w="80" w:type="dxa"/>
              <w:bottom w:w="50" w:type="dxa"/>
              <w:right w:w="80" w:type="dxa"/>
            </w:tcMar>
            <w:vAlign w:val="center"/>
          </w:tcPr>
          <w:p w:rsidR="00EE526E" w:rsidRDefault="00D67E16" w14:paraId="7AB2B018" w14:textId="77777777">
            <w:pPr>
              <w:keepNext/>
            </w:pPr>
            <w:r>
              <w:rPr>
                <w:sz w:val="17"/>
                <w:szCs w:val="17"/>
              </w:rPr>
              <w:t>híbrido</w:t>
            </w:r>
          </w:p>
        </w:tc>
        <w:tc>
          <w:tcPr>
            <w:tcW w:w="2157" w:type="dxa"/>
            <w:tcMar>
              <w:top w:w="50" w:type="dxa"/>
              <w:left w:w="80" w:type="dxa"/>
              <w:bottom w:w="50" w:type="dxa"/>
              <w:right w:w="80" w:type="dxa"/>
            </w:tcMar>
            <w:vAlign w:val="center"/>
          </w:tcPr>
          <w:p w:rsidR="00EE526E" w:rsidRDefault="00D67E16" w14:paraId="341A82C7" w14:textId="77777777">
            <w:pPr>
              <w:keepNext/>
              <w:jc w:val="center"/>
            </w:pPr>
            <w:r>
              <w:rPr>
                <w:sz w:val="17"/>
                <w:szCs w:val="17"/>
              </w:rPr>
              <w:t>78,1 / 183,5</w:t>
            </w:r>
          </w:p>
        </w:tc>
        <w:tc>
          <w:tcPr>
            <w:tcW w:w="2277" w:type="dxa"/>
            <w:tcMar>
              <w:top w:w="50" w:type="dxa"/>
              <w:left w:w="80" w:type="dxa"/>
              <w:bottom w:w="50" w:type="dxa"/>
              <w:right w:w="80" w:type="dxa"/>
            </w:tcMar>
            <w:vAlign w:val="center"/>
          </w:tcPr>
          <w:p w:rsidR="00EE526E" w:rsidRDefault="00D67E16" w14:paraId="7817E215" w14:textId="77777777">
            <w:pPr>
              <w:keepNext/>
              <w:jc w:val="center"/>
            </w:pPr>
            <w:r>
              <w:rPr>
                <w:sz w:val="17"/>
                <w:szCs w:val="17"/>
              </w:rPr>
              <w:t>16,6 % / 22,3 %</w:t>
            </w:r>
          </w:p>
        </w:tc>
      </w:tr>
      <w:tr w:rsidR="00EE526E" w14:paraId="2FE27C3D" w14:textId="77777777">
        <w:trPr>
          <w:cantSplit/>
          <w:jc w:val="center"/>
        </w:trPr>
        <w:tc>
          <w:tcPr>
            <w:tcW w:w="1318" w:type="dxa"/>
            <w:tcMar>
              <w:top w:w="50" w:type="dxa"/>
              <w:left w:w="80" w:type="dxa"/>
              <w:bottom w:w="50" w:type="dxa"/>
              <w:right w:w="80" w:type="dxa"/>
            </w:tcMar>
            <w:vAlign w:val="center"/>
          </w:tcPr>
          <w:p w:rsidR="00EE526E" w:rsidRDefault="00D67E16" w14:paraId="60030179" w14:textId="77777777">
            <w:pPr>
              <w:keepNext/>
              <w:jc w:val="center"/>
            </w:pPr>
            <w:r>
              <w:rPr>
                <w:sz w:val="17"/>
                <w:szCs w:val="17"/>
              </w:rPr>
              <w:t>24h</w:t>
            </w:r>
          </w:p>
        </w:tc>
        <w:tc>
          <w:tcPr>
            <w:tcW w:w="2157" w:type="dxa"/>
            <w:tcMar>
              <w:top w:w="50" w:type="dxa"/>
              <w:left w:w="80" w:type="dxa"/>
              <w:bottom w:w="50" w:type="dxa"/>
              <w:right w:w="80" w:type="dxa"/>
            </w:tcMar>
            <w:vAlign w:val="center"/>
          </w:tcPr>
          <w:p w:rsidR="00EE526E" w:rsidRDefault="00D67E16" w14:paraId="6E5C5F50" w14:textId="77777777">
            <w:pPr>
              <w:keepNext/>
            </w:pPr>
            <w:r>
              <w:rPr>
                <w:sz w:val="17"/>
                <w:szCs w:val="17"/>
              </w:rPr>
              <w:t>comercializador</w:t>
            </w:r>
          </w:p>
        </w:tc>
        <w:tc>
          <w:tcPr>
            <w:tcW w:w="1438" w:type="dxa"/>
            <w:tcMar>
              <w:top w:w="50" w:type="dxa"/>
              <w:left w:w="80" w:type="dxa"/>
              <w:bottom w:w="50" w:type="dxa"/>
              <w:right w:w="80" w:type="dxa"/>
            </w:tcMar>
            <w:vAlign w:val="center"/>
          </w:tcPr>
          <w:p w:rsidR="00EE526E" w:rsidRDefault="00D67E16" w14:paraId="68C17087" w14:textId="77777777">
            <w:pPr>
              <w:keepNext/>
            </w:pPr>
            <w:r>
              <w:rPr>
                <w:sz w:val="17"/>
                <w:szCs w:val="17"/>
              </w:rPr>
              <w:t>rodante</w:t>
            </w:r>
          </w:p>
        </w:tc>
        <w:tc>
          <w:tcPr>
            <w:tcW w:w="2157" w:type="dxa"/>
            <w:tcMar>
              <w:top w:w="50" w:type="dxa"/>
              <w:left w:w="80" w:type="dxa"/>
              <w:bottom w:w="50" w:type="dxa"/>
              <w:right w:w="80" w:type="dxa"/>
            </w:tcMar>
            <w:vAlign w:val="center"/>
          </w:tcPr>
          <w:p w:rsidR="00EE526E" w:rsidRDefault="00D67E16" w14:paraId="6006DD9B" w14:textId="77777777">
            <w:pPr>
              <w:keepNext/>
              <w:jc w:val="center"/>
            </w:pPr>
            <w:r>
              <w:rPr>
                <w:sz w:val="17"/>
                <w:szCs w:val="17"/>
              </w:rPr>
              <w:t>82,7 / 248,2</w:t>
            </w:r>
          </w:p>
        </w:tc>
        <w:tc>
          <w:tcPr>
            <w:tcW w:w="2277" w:type="dxa"/>
            <w:tcMar>
              <w:top w:w="50" w:type="dxa"/>
              <w:left w:w="80" w:type="dxa"/>
              <w:bottom w:w="50" w:type="dxa"/>
              <w:right w:w="80" w:type="dxa"/>
            </w:tcMar>
            <w:vAlign w:val="center"/>
          </w:tcPr>
          <w:p w:rsidR="00EE526E" w:rsidRDefault="00D67E16" w14:paraId="0270791A" w14:textId="77777777">
            <w:pPr>
              <w:keepNext/>
              <w:jc w:val="center"/>
            </w:pPr>
            <w:r>
              <w:rPr>
                <w:sz w:val="17"/>
                <w:szCs w:val="17"/>
              </w:rPr>
              <w:t>15,1 % / 14,1 %</w:t>
            </w:r>
          </w:p>
        </w:tc>
      </w:tr>
      <w:tr w:rsidR="00EE526E" w14:paraId="339FC620" w14:textId="77777777">
        <w:trPr>
          <w:cantSplit/>
          <w:jc w:val="center"/>
        </w:trPr>
        <w:tc>
          <w:tcPr>
            <w:tcW w:w="1318" w:type="dxa"/>
            <w:tcMar>
              <w:top w:w="50" w:type="dxa"/>
              <w:left w:w="80" w:type="dxa"/>
              <w:bottom w:w="50" w:type="dxa"/>
              <w:right w:w="80" w:type="dxa"/>
            </w:tcMar>
            <w:vAlign w:val="center"/>
          </w:tcPr>
          <w:p w:rsidR="00EE526E" w:rsidRDefault="00D67E16" w14:paraId="1EC506EF" w14:textId="77777777">
            <w:pPr>
              <w:keepNext/>
              <w:jc w:val="center"/>
            </w:pPr>
            <w:r>
              <w:rPr>
                <w:sz w:val="17"/>
                <w:szCs w:val="17"/>
              </w:rPr>
              <w:t>72h</w:t>
            </w:r>
          </w:p>
        </w:tc>
        <w:tc>
          <w:tcPr>
            <w:tcW w:w="2157" w:type="dxa"/>
            <w:tcMar>
              <w:top w:w="50" w:type="dxa"/>
              <w:left w:w="80" w:type="dxa"/>
              <w:bottom w:w="50" w:type="dxa"/>
              <w:right w:w="80" w:type="dxa"/>
            </w:tcMar>
            <w:vAlign w:val="center"/>
          </w:tcPr>
          <w:p w:rsidR="00EE526E" w:rsidRDefault="00D67E16" w14:paraId="07A7AFFB" w14:textId="77777777">
            <w:pPr>
              <w:keepNext/>
            </w:pPr>
            <w:r>
              <w:rPr>
                <w:sz w:val="17"/>
                <w:szCs w:val="17"/>
              </w:rPr>
              <w:t>generador</w:t>
            </w:r>
          </w:p>
        </w:tc>
        <w:tc>
          <w:tcPr>
            <w:tcW w:w="1438" w:type="dxa"/>
            <w:tcMar>
              <w:top w:w="50" w:type="dxa"/>
              <w:left w:w="80" w:type="dxa"/>
              <w:bottom w:w="50" w:type="dxa"/>
              <w:right w:w="80" w:type="dxa"/>
            </w:tcMar>
            <w:vAlign w:val="center"/>
          </w:tcPr>
          <w:p w:rsidR="00EE526E" w:rsidRDefault="00D67E16" w14:paraId="4716E9A7" w14:textId="77777777">
            <w:pPr>
              <w:keepNext/>
            </w:pPr>
            <w:r>
              <w:rPr>
                <w:sz w:val="17"/>
                <w:szCs w:val="17"/>
              </w:rPr>
              <w:t>híbrido</w:t>
            </w:r>
          </w:p>
        </w:tc>
        <w:tc>
          <w:tcPr>
            <w:tcW w:w="2157" w:type="dxa"/>
            <w:tcMar>
              <w:top w:w="50" w:type="dxa"/>
              <w:left w:w="80" w:type="dxa"/>
              <w:bottom w:w="50" w:type="dxa"/>
              <w:right w:w="80" w:type="dxa"/>
            </w:tcMar>
            <w:vAlign w:val="center"/>
          </w:tcPr>
          <w:p w:rsidR="00EE526E" w:rsidRDefault="00D67E16" w14:paraId="550E91B8" w14:textId="77777777">
            <w:pPr>
              <w:keepNext/>
              <w:jc w:val="center"/>
            </w:pPr>
            <w:r>
              <w:rPr>
                <w:sz w:val="17"/>
                <w:szCs w:val="17"/>
              </w:rPr>
              <w:t>73,3 / 146,0</w:t>
            </w:r>
          </w:p>
        </w:tc>
        <w:tc>
          <w:tcPr>
            <w:tcW w:w="2277" w:type="dxa"/>
            <w:tcMar>
              <w:top w:w="50" w:type="dxa"/>
              <w:left w:w="80" w:type="dxa"/>
              <w:bottom w:w="50" w:type="dxa"/>
              <w:right w:w="80" w:type="dxa"/>
            </w:tcMar>
            <w:vAlign w:val="center"/>
          </w:tcPr>
          <w:p w:rsidR="00EE526E" w:rsidRDefault="00D67E16" w14:paraId="2AF928D2" w14:textId="77777777">
            <w:pPr>
              <w:keepNext/>
              <w:jc w:val="center"/>
            </w:pPr>
            <w:r>
              <w:rPr>
                <w:sz w:val="17"/>
                <w:szCs w:val="17"/>
              </w:rPr>
              <w:t>19,1 % / 27,0 %</w:t>
            </w:r>
          </w:p>
        </w:tc>
      </w:tr>
      <w:tr w:rsidR="00EE526E" w14:paraId="582ABC3A" w14:textId="77777777">
        <w:trPr>
          <w:cantSplit/>
          <w:jc w:val="center"/>
        </w:trPr>
        <w:tc>
          <w:tcPr>
            <w:tcW w:w="1318" w:type="dxa"/>
            <w:tcMar>
              <w:top w:w="50" w:type="dxa"/>
              <w:left w:w="80" w:type="dxa"/>
              <w:bottom w:w="50" w:type="dxa"/>
              <w:right w:w="80" w:type="dxa"/>
            </w:tcMar>
            <w:vAlign w:val="center"/>
          </w:tcPr>
          <w:p w:rsidR="00EE526E" w:rsidRDefault="00D67E16" w14:paraId="13807831" w14:textId="77777777">
            <w:pPr>
              <w:jc w:val="center"/>
            </w:pPr>
            <w:r>
              <w:rPr>
                <w:sz w:val="17"/>
                <w:szCs w:val="17"/>
              </w:rPr>
              <w:t>72h</w:t>
            </w:r>
          </w:p>
        </w:tc>
        <w:tc>
          <w:tcPr>
            <w:tcW w:w="2157" w:type="dxa"/>
            <w:tcMar>
              <w:top w:w="50" w:type="dxa"/>
              <w:left w:w="80" w:type="dxa"/>
              <w:bottom w:w="50" w:type="dxa"/>
              <w:right w:w="80" w:type="dxa"/>
            </w:tcMar>
            <w:vAlign w:val="center"/>
          </w:tcPr>
          <w:p w:rsidR="00EE526E" w:rsidRDefault="00D67E16" w14:paraId="428FBCFA" w14:textId="77777777">
            <w:r>
              <w:rPr>
                <w:sz w:val="17"/>
                <w:szCs w:val="17"/>
              </w:rPr>
              <w:t>comercializador</w:t>
            </w:r>
          </w:p>
        </w:tc>
        <w:tc>
          <w:tcPr>
            <w:tcW w:w="1438" w:type="dxa"/>
            <w:tcMar>
              <w:top w:w="50" w:type="dxa"/>
              <w:left w:w="80" w:type="dxa"/>
              <w:bottom w:w="50" w:type="dxa"/>
              <w:right w:w="80" w:type="dxa"/>
            </w:tcMar>
            <w:vAlign w:val="center"/>
          </w:tcPr>
          <w:p w:rsidR="00EE526E" w:rsidRDefault="00D67E16" w14:paraId="1F51A01C" w14:textId="77777777">
            <w:r>
              <w:rPr>
                <w:sz w:val="17"/>
                <w:szCs w:val="17"/>
              </w:rPr>
              <w:t>rodante</w:t>
            </w:r>
          </w:p>
        </w:tc>
        <w:tc>
          <w:tcPr>
            <w:tcW w:w="2157" w:type="dxa"/>
            <w:tcMar>
              <w:top w:w="50" w:type="dxa"/>
              <w:left w:w="80" w:type="dxa"/>
              <w:bottom w:w="50" w:type="dxa"/>
              <w:right w:w="80" w:type="dxa"/>
            </w:tcMar>
            <w:vAlign w:val="center"/>
          </w:tcPr>
          <w:p w:rsidR="00EE526E" w:rsidRDefault="00D67E16" w14:paraId="19780B1F" w14:textId="77777777">
            <w:pPr>
              <w:jc w:val="center"/>
            </w:pPr>
            <w:r>
              <w:rPr>
                <w:sz w:val="17"/>
                <w:szCs w:val="17"/>
              </w:rPr>
              <w:t>71,9 / 219,6</w:t>
            </w:r>
          </w:p>
        </w:tc>
        <w:tc>
          <w:tcPr>
            <w:tcW w:w="2277" w:type="dxa"/>
            <w:tcMar>
              <w:top w:w="50" w:type="dxa"/>
              <w:left w:w="80" w:type="dxa"/>
              <w:bottom w:w="50" w:type="dxa"/>
              <w:right w:w="80" w:type="dxa"/>
            </w:tcMar>
            <w:vAlign w:val="center"/>
          </w:tcPr>
          <w:p w:rsidR="00EE526E" w:rsidRDefault="00D67E16" w14:paraId="2D4F598A" w14:textId="77777777">
            <w:pPr>
              <w:jc w:val="center"/>
            </w:pPr>
            <w:r>
              <w:rPr>
                <w:sz w:val="17"/>
                <w:szCs w:val="17"/>
              </w:rPr>
              <w:t>17,5 % / 14,6 %</w:t>
            </w:r>
          </w:p>
        </w:tc>
      </w:tr>
    </w:tbl>
    <w:p w:rsidR="00EE526E" w:rsidRDefault="00EE526E" w14:paraId="7A83E6A4" w14:textId="77777777">
      <w:pPr>
        <w:spacing w:after="60"/>
        <w:jc w:val="both"/>
      </w:pPr>
    </w:p>
    <w:p w:rsidR="00EE526E" w:rsidRDefault="00D67E16" w14:paraId="31341F29" w14:textId="77777777">
      <w:pPr>
        <w:keepNext/>
        <w:spacing w:before="120" w:after="60"/>
        <w:jc w:val="center"/>
      </w:pPr>
      <w:r>
        <w:rPr>
          <w:b/>
          <w:sz w:val="20"/>
          <w:szCs w:val="20"/>
        </w:rPr>
        <w:t>Tabla 19.</w:t>
      </w:r>
      <w:r>
        <w:rPr>
          <w:sz w:val="20"/>
          <w:szCs w:val="20"/>
        </w:rPr>
        <w:t xml:space="preserve"> Métodos del motor a 24 h: ventaja del año completo frente a cada mitad del periodo.</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59"/>
        <w:gridCol w:w="1138"/>
        <w:gridCol w:w="1259"/>
        <w:gridCol w:w="1138"/>
        <w:gridCol w:w="1559"/>
        <w:gridCol w:w="1619"/>
        <w:gridCol w:w="1078"/>
      </w:tblGrid>
      <w:tr w:rsidR="00EE526E" w14:paraId="04CA2FA8" w14:textId="77777777">
        <w:trPr>
          <w:tblHeader/>
          <w:jc w:val="center"/>
        </w:trPr>
        <w:tc>
          <w:tcPr>
            <w:tcW w:w="1558" w:type="dxa"/>
            <w:shd w:val="clear" w:color="auto" w:fill="2E2E2E"/>
            <w:tcMar>
              <w:top w:w="50" w:type="dxa"/>
              <w:left w:w="80" w:type="dxa"/>
              <w:bottom w:w="50" w:type="dxa"/>
              <w:right w:w="80" w:type="dxa"/>
            </w:tcMar>
            <w:vAlign w:val="center"/>
          </w:tcPr>
          <w:p w:rsidR="00EE526E" w:rsidRDefault="00D67E16" w14:paraId="379C2BDB" w14:textId="77777777">
            <w:pPr>
              <w:jc w:val="center"/>
            </w:pPr>
            <w:r>
              <w:rPr>
                <w:b/>
                <w:color w:val="FFFFFF"/>
                <w:sz w:val="17"/>
                <w:szCs w:val="17"/>
              </w:rPr>
              <w:t>Rol</w:t>
            </w:r>
          </w:p>
        </w:tc>
        <w:tc>
          <w:tcPr>
            <w:tcW w:w="1138" w:type="dxa"/>
            <w:shd w:val="clear" w:color="auto" w:fill="2E2E2E"/>
            <w:tcMar>
              <w:top w:w="50" w:type="dxa"/>
              <w:left w:w="80" w:type="dxa"/>
              <w:bottom w:w="50" w:type="dxa"/>
              <w:right w:w="80" w:type="dxa"/>
            </w:tcMar>
            <w:vAlign w:val="center"/>
          </w:tcPr>
          <w:p w:rsidR="00EE526E" w:rsidRDefault="00D67E16" w14:paraId="7D4B40BA" w14:textId="77777777">
            <w:pPr>
              <w:jc w:val="center"/>
            </w:pPr>
            <w:r>
              <w:rPr>
                <w:b/>
                <w:color w:val="FFFFFF"/>
                <w:sz w:val="17"/>
                <w:szCs w:val="17"/>
              </w:rPr>
              <w:t>Método</w:t>
            </w:r>
          </w:p>
        </w:tc>
        <w:tc>
          <w:tcPr>
            <w:tcW w:w="1258" w:type="dxa"/>
            <w:shd w:val="clear" w:color="auto" w:fill="2E2E2E"/>
            <w:tcMar>
              <w:top w:w="50" w:type="dxa"/>
              <w:left w:w="80" w:type="dxa"/>
              <w:bottom w:w="50" w:type="dxa"/>
              <w:right w:w="80" w:type="dxa"/>
            </w:tcMar>
            <w:vAlign w:val="center"/>
          </w:tcPr>
          <w:p w:rsidR="00EE526E" w:rsidRDefault="00D67E16" w14:paraId="4AFF2D69" w14:textId="77777777">
            <w:pPr>
              <w:jc w:val="center"/>
            </w:pPr>
            <w:r>
              <w:rPr>
                <w:b/>
                <w:color w:val="FFFFFF"/>
                <w:sz w:val="17"/>
                <w:szCs w:val="17"/>
              </w:rPr>
              <w:t>Ventaja año (COP/kWh)</w:t>
            </w:r>
          </w:p>
        </w:tc>
        <w:tc>
          <w:tcPr>
            <w:tcW w:w="1138" w:type="dxa"/>
            <w:shd w:val="clear" w:color="auto" w:fill="2E2E2E"/>
            <w:tcMar>
              <w:top w:w="50" w:type="dxa"/>
              <w:left w:w="80" w:type="dxa"/>
              <w:bottom w:w="50" w:type="dxa"/>
              <w:right w:w="80" w:type="dxa"/>
            </w:tcMar>
            <w:vAlign w:val="center"/>
          </w:tcPr>
          <w:p w:rsidR="00EE526E" w:rsidRDefault="00D67E16" w14:paraId="3A7DE924" w14:textId="77777777">
            <w:pPr>
              <w:jc w:val="center"/>
            </w:pPr>
            <w:r>
              <w:rPr>
                <w:b/>
                <w:color w:val="FFFFFF"/>
                <w:sz w:val="17"/>
                <w:szCs w:val="17"/>
              </w:rPr>
              <w:t>Frecuencia año</w:t>
            </w:r>
          </w:p>
        </w:tc>
        <w:tc>
          <w:tcPr>
            <w:tcW w:w="1558" w:type="dxa"/>
            <w:shd w:val="clear" w:color="auto" w:fill="2E2E2E"/>
            <w:tcMar>
              <w:top w:w="50" w:type="dxa"/>
              <w:left w:w="80" w:type="dxa"/>
              <w:bottom w:w="50" w:type="dxa"/>
              <w:right w:w="80" w:type="dxa"/>
            </w:tcMar>
            <w:vAlign w:val="center"/>
          </w:tcPr>
          <w:p w:rsidR="00EE526E" w:rsidRDefault="00D67E16" w14:paraId="0B65D54F" w14:textId="77777777">
            <w:pPr>
              <w:jc w:val="center"/>
            </w:pPr>
            <w:r>
              <w:rPr>
                <w:b/>
                <w:color w:val="FFFFFF"/>
                <w:sz w:val="17"/>
                <w:szCs w:val="17"/>
              </w:rPr>
              <w:t>Ventaja 1.ª / 2.ª mitad</w:t>
            </w:r>
          </w:p>
        </w:tc>
        <w:tc>
          <w:tcPr>
            <w:tcW w:w="1618" w:type="dxa"/>
            <w:shd w:val="clear" w:color="auto" w:fill="2E2E2E"/>
            <w:tcMar>
              <w:top w:w="50" w:type="dxa"/>
              <w:left w:w="80" w:type="dxa"/>
              <w:bottom w:w="50" w:type="dxa"/>
              <w:right w:w="80" w:type="dxa"/>
            </w:tcMar>
            <w:vAlign w:val="center"/>
          </w:tcPr>
          <w:p w:rsidR="00EE526E" w:rsidRDefault="00D67E16" w14:paraId="5CB4F943" w14:textId="77777777">
            <w:pPr>
              <w:jc w:val="center"/>
            </w:pPr>
            <w:r>
              <w:rPr>
                <w:b/>
                <w:color w:val="FFFFFF"/>
                <w:sz w:val="17"/>
                <w:szCs w:val="17"/>
              </w:rPr>
              <w:t>Frecuencia 1.ª / 2.ª mitad</w:t>
            </w:r>
          </w:p>
        </w:tc>
        <w:tc>
          <w:tcPr>
            <w:tcW w:w="1078" w:type="dxa"/>
            <w:shd w:val="clear" w:color="auto" w:fill="2E2E2E"/>
            <w:tcMar>
              <w:top w:w="50" w:type="dxa"/>
              <w:left w:w="80" w:type="dxa"/>
              <w:bottom w:w="50" w:type="dxa"/>
              <w:right w:w="80" w:type="dxa"/>
            </w:tcMar>
            <w:vAlign w:val="center"/>
          </w:tcPr>
          <w:p w:rsidR="00EE526E" w:rsidRDefault="00D67E16" w14:paraId="25CB56B5" w14:textId="77777777">
            <w:pPr>
              <w:jc w:val="center"/>
            </w:pPr>
            <w:r>
              <w:rPr>
                <w:b/>
                <w:color w:val="FFFFFF"/>
                <w:sz w:val="17"/>
                <w:szCs w:val="17"/>
              </w:rPr>
              <w:t>¿Estable?</w:t>
            </w:r>
          </w:p>
        </w:tc>
      </w:tr>
      <w:tr w:rsidR="00EE526E" w14:paraId="38CD24BA" w14:textId="77777777">
        <w:trPr>
          <w:cantSplit/>
          <w:jc w:val="center"/>
        </w:trPr>
        <w:tc>
          <w:tcPr>
            <w:tcW w:w="1558" w:type="dxa"/>
            <w:tcMar>
              <w:top w:w="50" w:type="dxa"/>
              <w:left w:w="80" w:type="dxa"/>
              <w:bottom w:w="50" w:type="dxa"/>
              <w:right w:w="80" w:type="dxa"/>
            </w:tcMar>
            <w:vAlign w:val="center"/>
          </w:tcPr>
          <w:p w:rsidR="00EE526E" w:rsidRDefault="00D67E16" w14:paraId="5B92E199" w14:textId="77777777">
            <w:pPr>
              <w:jc w:val="center"/>
            </w:pPr>
            <w:r>
              <w:rPr>
                <w:sz w:val="17"/>
                <w:szCs w:val="17"/>
              </w:rPr>
              <w:t>generador</w:t>
            </w:r>
          </w:p>
        </w:tc>
        <w:tc>
          <w:tcPr>
            <w:tcW w:w="1138" w:type="dxa"/>
            <w:tcMar>
              <w:top w:w="50" w:type="dxa"/>
              <w:left w:w="80" w:type="dxa"/>
              <w:bottom w:w="50" w:type="dxa"/>
              <w:right w:w="80" w:type="dxa"/>
            </w:tcMar>
            <w:vAlign w:val="center"/>
          </w:tcPr>
          <w:p w:rsidR="00EE526E" w:rsidRDefault="00D67E16" w14:paraId="2CE592CF" w14:textId="77777777">
            <w:r>
              <w:rPr>
                <w:sz w:val="17"/>
                <w:szCs w:val="17"/>
              </w:rPr>
              <w:t>fijo</w:t>
            </w:r>
          </w:p>
        </w:tc>
        <w:tc>
          <w:tcPr>
            <w:tcW w:w="1258" w:type="dxa"/>
            <w:tcMar>
              <w:top w:w="50" w:type="dxa"/>
              <w:left w:w="80" w:type="dxa"/>
              <w:bottom w:w="50" w:type="dxa"/>
              <w:right w:w="80" w:type="dxa"/>
            </w:tcMar>
            <w:vAlign w:val="center"/>
          </w:tcPr>
          <w:p w:rsidR="00EE526E" w:rsidRDefault="00D67E16" w14:paraId="7E3DDC12" w14:textId="77777777">
            <w:pPr>
              <w:jc w:val="center"/>
            </w:pPr>
            <w:r>
              <w:rPr>
                <w:sz w:val="17"/>
                <w:szCs w:val="17"/>
              </w:rPr>
              <w:t>313,3</w:t>
            </w:r>
          </w:p>
        </w:tc>
        <w:tc>
          <w:tcPr>
            <w:tcW w:w="1138" w:type="dxa"/>
            <w:tcMar>
              <w:top w:w="50" w:type="dxa"/>
              <w:left w:w="80" w:type="dxa"/>
              <w:bottom w:w="50" w:type="dxa"/>
              <w:right w:w="80" w:type="dxa"/>
            </w:tcMar>
            <w:vAlign w:val="center"/>
          </w:tcPr>
          <w:p w:rsidR="00EE526E" w:rsidRDefault="00D67E16" w14:paraId="2630ACAE" w14:textId="77777777">
            <w:pPr>
              <w:jc w:val="center"/>
            </w:pPr>
            <w:r>
              <w:rPr>
                <w:sz w:val="17"/>
                <w:szCs w:val="17"/>
              </w:rPr>
              <w:t>37,6 %</w:t>
            </w:r>
          </w:p>
        </w:tc>
        <w:tc>
          <w:tcPr>
            <w:tcW w:w="1558" w:type="dxa"/>
            <w:tcMar>
              <w:top w:w="50" w:type="dxa"/>
              <w:left w:w="80" w:type="dxa"/>
              <w:bottom w:w="50" w:type="dxa"/>
              <w:right w:w="80" w:type="dxa"/>
            </w:tcMar>
            <w:vAlign w:val="center"/>
          </w:tcPr>
          <w:p w:rsidR="00EE526E" w:rsidRDefault="00D67E16" w14:paraId="345D58B7" w14:textId="77777777">
            <w:pPr>
              <w:jc w:val="center"/>
            </w:pPr>
            <w:r>
              <w:rPr>
                <w:sz w:val="17"/>
                <w:szCs w:val="17"/>
              </w:rPr>
              <w:t>305,7 / 125,0</w:t>
            </w:r>
          </w:p>
        </w:tc>
        <w:tc>
          <w:tcPr>
            <w:tcW w:w="1618" w:type="dxa"/>
            <w:tcMar>
              <w:top w:w="50" w:type="dxa"/>
              <w:left w:w="80" w:type="dxa"/>
              <w:bottom w:w="50" w:type="dxa"/>
              <w:right w:w="80" w:type="dxa"/>
            </w:tcMar>
            <w:vAlign w:val="center"/>
          </w:tcPr>
          <w:p w:rsidR="00EE526E" w:rsidRDefault="00D67E16" w14:paraId="7C214596" w14:textId="77777777">
            <w:pPr>
              <w:jc w:val="center"/>
            </w:pPr>
            <w:r>
              <w:rPr>
                <w:sz w:val="17"/>
                <w:szCs w:val="17"/>
              </w:rPr>
              <w:t>2,6 % / 72,5 %</w:t>
            </w:r>
          </w:p>
        </w:tc>
        <w:tc>
          <w:tcPr>
            <w:tcW w:w="1078" w:type="dxa"/>
            <w:tcMar>
              <w:top w:w="50" w:type="dxa"/>
              <w:left w:w="80" w:type="dxa"/>
              <w:bottom w:w="50" w:type="dxa"/>
              <w:right w:w="80" w:type="dxa"/>
            </w:tcMar>
            <w:vAlign w:val="center"/>
          </w:tcPr>
          <w:p w:rsidR="00EE526E" w:rsidRDefault="00D67E16" w14:paraId="237774EB" w14:textId="77777777">
            <w:pPr>
              <w:jc w:val="center"/>
            </w:pPr>
            <w:r>
              <w:rPr>
                <w:sz w:val="17"/>
                <w:szCs w:val="17"/>
              </w:rPr>
              <w:t>no</w:t>
            </w:r>
          </w:p>
        </w:tc>
      </w:tr>
      <w:tr w:rsidR="00EE526E" w14:paraId="65EF4FDC" w14:textId="77777777">
        <w:trPr>
          <w:cantSplit/>
          <w:jc w:val="center"/>
        </w:trPr>
        <w:tc>
          <w:tcPr>
            <w:tcW w:w="1558" w:type="dxa"/>
            <w:tcMar>
              <w:top w:w="50" w:type="dxa"/>
              <w:left w:w="80" w:type="dxa"/>
              <w:bottom w:w="50" w:type="dxa"/>
              <w:right w:w="80" w:type="dxa"/>
            </w:tcMar>
            <w:vAlign w:val="center"/>
          </w:tcPr>
          <w:p w:rsidR="00EE526E" w:rsidRDefault="00D67E16" w14:paraId="3106C6BE" w14:textId="77777777">
            <w:pPr>
              <w:jc w:val="center"/>
            </w:pPr>
            <w:r>
              <w:rPr>
                <w:sz w:val="17"/>
                <w:szCs w:val="17"/>
              </w:rPr>
              <w:t>generador</w:t>
            </w:r>
          </w:p>
        </w:tc>
        <w:tc>
          <w:tcPr>
            <w:tcW w:w="1138" w:type="dxa"/>
            <w:tcMar>
              <w:top w:w="50" w:type="dxa"/>
              <w:left w:w="80" w:type="dxa"/>
              <w:bottom w:w="50" w:type="dxa"/>
              <w:right w:w="80" w:type="dxa"/>
            </w:tcMar>
            <w:vAlign w:val="center"/>
          </w:tcPr>
          <w:p w:rsidR="00EE526E" w:rsidRDefault="00D67E16" w14:paraId="6C033253" w14:textId="77777777">
            <w:r>
              <w:rPr>
                <w:sz w:val="17"/>
                <w:szCs w:val="17"/>
              </w:rPr>
              <w:t>rodante</w:t>
            </w:r>
          </w:p>
        </w:tc>
        <w:tc>
          <w:tcPr>
            <w:tcW w:w="1258" w:type="dxa"/>
            <w:tcMar>
              <w:top w:w="50" w:type="dxa"/>
              <w:left w:w="80" w:type="dxa"/>
              <w:bottom w:w="50" w:type="dxa"/>
              <w:right w:w="80" w:type="dxa"/>
            </w:tcMar>
            <w:vAlign w:val="center"/>
          </w:tcPr>
          <w:p w:rsidR="00EE526E" w:rsidRDefault="00D67E16" w14:paraId="51AE890C" w14:textId="77777777">
            <w:pPr>
              <w:jc w:val="center"/>
            </w:pPr>
            <w:r>
              <w:rPr>
                <w:sz w:val="17"/>
                <w:szCs w:val="17"/>
              </w:rPr>
              <w:t>244,1</w:t>
            </w:r>
          </w:p>
        </w:tc>
        <w:tc>
          <w:tcPr>
            <w:tcW w:w="1138" w:type="dxa"/>
            <w:tcMar>
              <w:top w:w="50" w:type="dxa"/>
              <w:left w:w="80" w:type="dxa"/>
              <w:bottom w:w="50" w:type="dxa"/>
              <w:right w:w="80" w:type="dxa"/>
            </w:tcMar>
            <w:vAlign w:val="center"/>
          </w:tcPr>
          <w:p w:rsidR="00EE526E" w:rsidRDefault="00D67E16" w14:paraId="2FCC649B" w14:textId="77777777">
            <w:pPr>
              <w:jc w:val="center"/>
            </w:pPr>
            <w:r>
              <w:rPr>
                <w:sz w:val="17"/>
                <w:szCs w:val="17"/>
              </w:rPr>
              <w:t>29,4 %</w:t>
            </w:r>
          </w:p>
        </w:tc>
        <w:tc>
          <w:tcPr>
            <w:tcW w:w="1558" w:type="dxa"/>
            <w:tcMar>
              <w:top w:w="50" w:type="dxa"/>
              <w:left w:w="80" w:type="dxa"/>
              <w:bottom w:w="50" w:type="dxa"/>
              <w:right w:w="80" w:type="dxa"/>
            </w:tcMar>
            <w:vAlign w:val="center"/>
          </w:tcPr>
          <w:p w:rsidR="00EE526E" w:rsidRDefault="00D67E16" w14:paraId="4F3C6094" w14:textId="77777777">
            <w:pPr>
              <w:jc w:val="center"/>
            </w:pPr>
            <w:r>
              <w:rPr>
                <w:sz w:val="17"/>
                <w:szCs w:val="17"/>
              </w:rPr>
              <w:t>110,8 / 201,2</w:t>
            </w:r>
          </w:p>
        </w:tc>
        <w:tc>
          <w:tcPr>
            <w:tcW w:w="1618" w:type="dxa"/>
            <w:tcMar>
              <w:top w:w="50" w:type="dxa"/>
              <w:left w:w="80" w:type="dxa"/>
              <w:bottom w:w="50" w:type="dxa"/>
              <w:right w:w="80" w:type="dxa"/>
            </w:tcMar>
            <w:vAlign w:val="center"/>
          </w:tcPr>
          <w:p w:rsidR="00EE526E" w:rsidRDefault="00D67E16" w14:paraId="5A51F88A" w14:textId="77777777">
            <w:pPr>
              <w:jc w:val="center"/>
            </w:pPr>
            <w:r>
              <w:rPr>
                <w:sz w:val="17"/>
                <w:szCs w:val="17"/>
              </w:rPr>
              <w:t>18,6 % / 40,1 %</w:t>
            </w:r>
          </w:p>
        </w:tc>
        <w:tc>
          <w:tcPr>
            <w:tcW w:w="1078" w:type="dxa"/>
            <w:tcMar>
              <w:top w:w="50" w:type="dxa"/>
              <w:left w:w="80" w:type="dxa"/>
              <w:bottom w:w="50" w:type="dxa"/>
              <w:right w:w="80" w:type="dxa"/>
            </w:tcMar>
            <w:vAlign w:val="center"/>
          </w:tcPr>
          <w:p w:rsidR="00EE526E" w:rsidRDefault="00D67E16" w14:paraId="15B899C1" w14:textId="77777777">
            <w:pPr>
              <w:jc w:val="center"/>
            </w:pPr>
            <w:r>
              <w:rPr>
                <w:sz w:val="17"/>
                <w:szCs w:val="17"/>
              </w:rPr>
              <w:t>no</w:t>
            </w:r>
          </w:p>
        </w:tc>
      </w:tr>
      <w:tr w:rsidR="00EE526E" w14:paraId="1372DDAC" w14:textId="77777777">
        <w:trPr>
          <w:cantSplit/>
          <w:jc w:val="center"/>
        </w:trPr>
        <w:tc>
          <w:tcPr>
            <w:tcW w:w="1558" w:type="dxa"/>
            <w:tcMar>
              <w:top w:w="50" w:type="dxa"/>
              <w:left w:w="80" w:type="dxa"/>
              <w:bottom w:w="50" w:type="dxa"/>
              <w:right w:w="80" w:type="dxa"/>
            </w:tcMar>
            <w:vAlign w:val="center"/>
          </w:tcPr>
          <w:p w:rsidR="00EE526E" w:rsidRDefault="00D67E16" w14:paraId="28D7A774" w14:textId="77777777">
            <w:pPr>
              <w:jc w:val="center"/>
            </w:pPr>
            <w:r>
              <w:rPr>
                <w:sz w:val="17"/>
                <w:szCs w:val="17"/>
              </w:rPr>
              <w:t>generador</w:t>
            </w:r>
          </w:p>
        </w:tc>
        <w:tc>
          <w:tcPr>
            <w:tcW w:w="1138" w:type="dxa"/>
            <w:tcMar>
              <w:top w:w="50" w:type="dxa"/>
              <w:left w:w="80" w:type="dxa"/>
              <w:bottom w:w="50" w:type="dxa"/>
              <w:right w:w="80" w:type="dxa"/>
            </w:tcMar>
            <w:vAlign w:val="center"/>
          </w:tcPr>
          <w:p w:rsidR="00EE526E" w:rsidRDefault="00D67E16" w14:paraId="743FE2A2" w14:textId="77777777">
            <w:r>
              <w:rPr>
                <w:sz w:val="17"/>
                <w:szCs w:val="17"/>
              </w:rPr>
              <w:t>banda</w:t>
            </w:r>
          </w:p>
        </w:tc>
        <w:tc>
          <w:tcPr>
            <w:tcW w:w="1258" w:type="dxa"/>
            <w:tcMar>
              <w:top w:w="50" w:type="dxa"/>
              <w:left w:w="80" w:type="dxa"/>
              <w:bottom w:w="50" w:type="dxa"/>
              <w:right w:w="80" w:type="dxa"/>
            </w:tcMar>
            <w:vAlign w:val="center"/>
          </w:tcPr>
          <w:p w:rsidR="00EE526E" w:rsidRDefault="00D67E16" w14:paraId="51E6445B" w14:textId="77777777">
            <w:pPr>
              <w:jc w:val="center"/>
            </w:pPr>
            <w:r>
              <w:rPr>
                <w:sz w:val="17"/>
                <w:szCs w:val="17"/>
              </w:rPr>
              <w:t>345,6</w:t>
            </w:r>
          </w:p>
        </w:tc>
        <w:tc>
          <w:tcPr>
            <w:tcW w:w="1138" w:type="dxa"/>
            <w:tcMar>
              <w:top w:w="50" w:type="dxa"/>
              <w:left w:w="80" w:type="dxa"/>
              <w:bottom w:w="50" w:type="dxa"/>
              <w:right w:w="80" w:type="dxa"/>
            </w:tcMar>
            <w:vAlign w:val="center"/>
          </w:tcPr>
          <w:p w:rsidR="00EE526E" w:rsidRDefault="00D67E16" w14:paraId="09D9394B" w14:textId="77777777">
            <w:pPr>
              <w:jc w:val="center"/>
            </w:pPr>
            <w:r>
              <w:rPr>
                <w:sz w:val="17"/>
                <w:szCs w:val="17"/>
              </w:rPr>
              <w:t>16,9 %</w:t>
            </w:r>
          </w:p>
        </w:tc>
        <w:tc>
          <w:tcPr>
            <w:tcW w:w="1558" w:type="dxa"/>
            <w:tcMar>
              <w:top w:w="50" w:type="dxa"/>
              <w:left w:w="80" w:type="dxa"/>
              <w:bottom w:w="50" w:type="dxa"/>
              <w:right w:w="80" w:type="dxa"/>
            </w:tcMar>
            <w:vAlign w:val="center"/>
          </w:tcPr>
          <w:p w:rsidR="00EE526E" w:rsidRDefault="00D67E16" w14:paraId="6D77AABD" w14:textId="77777777">
            <w:pPr>
              <w:jc w:val="center"/>
            </w:pPr>
            <w:r>
              <w:rPr>
                <w:sz w:val="17"/>
                <w:szCs w:val="17"/>
              </w:rPr>
              <w:t>185,7 / 162,5</w:t>
            </w:r>
          </w:p>
        </w:tc>
        <w:tc>
          <w:tcPr>
            <w:tcW w:w="1618" w:type="dxa"/>
            <w:tcMar>
              <w:top w:w="50" w:type="dxa"/>
              <w:left w:w="80" w:type="dxa"/>
              <w:bottom w:w="50" w:type="dxa"/>
              <w:right w:w="80" w:type="dxa"/>
            </w:tcMar>
            <w:vAlign w:val="center"/>
          </w:tcPr>
          <w:p w:rsidR="00EE526E" w:rsidRDefault="00D67E16" w14:paraId="22DE1337" w14:textId="77777777">
            <w:pPr>
              <w:jc w:val="center"/>
            </w:pPr>
            <w:r>
              <w:rPr>
                <w:sz w:val="17"/>
                <w:szCs w:val="17"/>
              </w:rPr>
              <w:t>1,2 % / 32,6 %</w:t>
            </w:r>
          </w:p>
        </w:tc>
        <w:tc>
          <w:tcPr>
            <w:tcW w:w="1078" w:type="dxa"/>
            <w:tcMar>
              <w:top w:w="50" w:type="dxa"/>
              <w:left w:w="80" w:type="dxa"/>
              <w:bottom w:w="50" w:type="dxa"/>
              <w:right w:w="80" w:type="dxa"/>
            </w:tcMar>
            <w:vAlign w:val="center"/>
          </w:tcPr>
          <w:p w:rsidR="00EE526E" w:rsidRDefault="00D67E16" w14:paraId="3C93F6E1" w14:textId="77777777">
            <w:pPr>
              <w:jc w:val="center"/>
            </w:pPr>
            <w:r>
              <w:rPr>
                <w:sz w:val="17"/>
                <w:szCs w:val="17"/>
              </w:rPr>
              <w:t>no</w:t>
            </w:r>
          </w:p>
        </w:tc>
      </w:tr>
      <w:tr w:rsidR="00EE526E" w14:paraId="1B31C6E6" w14:textId="77777777">
        <w:trPr>
          <w:cantSplit/>
          <w:jc w:val="center"/>
        </w:trPr>
        <w:tc>
          <w:tcPr>
            <w:tcW w:w="1558" w:type="dxa"/>
            <w:tcMar>
              <w:top w:w="50" w:type="dxa"/>
              <w:left w:w="80" w:type="dxa"/>
              <w:bottom w:w="50" w:type="dxa"/>
              <w:right w:w="80" w:type="dxa"/>
            </w:tcMar>
            <w:vAlign w:val="center"/>
          </w:tcPr>
          <w:p w:rsidR="00EE526E" w:rsidRDefault="00D67E16" w14:paraId="38AED159" w14:textId="77777777">
            <w:pPr>
              <w:jc w:val="center"/>
            </w:pPr>
            <w:r>
              <w:rPr>
                <w:sz w:val="17"/>
                <w:szCs w:val="17"/>
              </w:rPr>
              <w:t>generador</w:t>
            </w:r>
          </w:p>
        </w:tc>
        <w:tc>
          <w:tcPr>
            <w:tcW w:w="1138" w:type="dxa"/>
            <w:tcMar>
              <w:top w:w="50" w:type="dxa"/>
              <w:left w:w="80" w:type="dxa"/>
              <w:bottom w:w="50" w:type="dxa"/>
              <w:right w:w="80" w:type="dxa"/>
            </w:tcMar>
            <w:vAlign w:val="center"/>
          </w:tcPr>
          <w:p w:rsidR="00EE526E" w:rsidRDefault="00D67E16" w14:paraId="25A21036" w14:textId="77777777">
            <w:r>
              <w:rPr>
                <w:sz w:val="17"/>
                <w:szCs w:val="17"/>
              </w:rPr>
              <w:t>híbrido</w:t>
            </w:r>
          </w:p>
        </w:tc>
        <w:tc>
          <w:tcPr>
            <w:tcW w:w="1258" w:type="dxa"/>
            <w:tcMar>
              <w:top w:w="50" w:type="dxa"/>
              <w:left w:w="80" w:type="dxa"/>
              <w:bottom w:w="50" w:type="dxa"/>
              <w:right w:w="80" w:type="dxa"/>
            </w:tcMar>
            <w:vAlign w:val="center"/>
          </w:tcPr>
          <w:p w:rsidR="00EE526E" w:rsidRDefault="00D67E16" w14:paraId="5554A907" w14:textId="77777777">
            <w:pPr>
              <w:jc w:val="center"/>
            </w:pPr>
            <w:r>
              <w:rPr>
                <w:sz w:val="17"/>
                <w:szCs w:val="17"/>
              </w:rPr>
              <w:t>166,8</w:t>
            </w:r>
          </w:p>
        </w:tc>
        <w:tc>
          <w:tcPr>
            <w:tcW w:w="1138" w:type="dxa"/>
            <w:tcMar>
              <w:top w:w="50" w:type="dxa"/>
              <w:left w:w="80" w:type="dxa"/>
              <w:bottom w:w="50" w:type="dxa"/>
              <w:right w:w="80" w:type="dxa"/>
            </w:tcMar>
            <w:vAlign w:val="center"/>
          </w:tcPr>
          <w:p w:rsidR="00EE526E" w:rsidRDefault="00D67E16" w14:paraId="2BE56156" w14:textId="77777777">
            <w:pPr>
              <w:jc w:val="center"/>
            </w:pPr>
            <w:r>
              <w:rPr>
                <w:sz w:val="17"/>
                <w:szCs w:val="17"/>
              </w:rPr>
              <w:t>19,5 %</w:t>
            </w:r>
          </w:p>
        </w:tc>
        <w:tc>
          <w:tcPr>
            <w:tcW w:w="1558" w:type="dxa"/>
            <w:tcMar>
              <w:top w:w="50" w:type="dxa"/>
              <w:left w:w="80" w:type="dxa"/>
              <w:bottom w:w="50" w:type="dxa"/>
              <w:right w:w="80" w:type="dxa"/>
            </w:tcMar>
            <w:vAlign w:val="center"/>
          </w:tcPr>
          <w:p w:rsidR="00EE526E" w:rsidRDefault="00D67E16" w14:paraId="19D3FA62" w14:textId="77777777">
            <w:pPr>
              <w:jc w:val="center"/>
            </w:pPr>
            <w:r>
              <w:rPr>
                <w:sz w:val="17"/>
                <w:szCs w:val="17"/>
              </w:rPr>
              <w:t>78,1 / 183,5</w:t>
            </w:r>
          </w:p>
        </w:tc>
        <w:tc>
          <w:tcPr>
            <w:tcW w:w="1618" w:type="dxa"/>
            <w:tcMar>
              <w:top w:w="50" w:type="dxa"/>
              <w:left w:w="80" w:type="dxa"/>
              <w:bottom w:w="50" w:type="dxa"/>
              <w:right w:w="80" w:type="dxa"/>
            </w:tcMar>
            <w:vAlign w:val="center"/>
          </w:tcPr>
          <w:p w:rsidR="00EE526E" w:rsidRDefault="00D67E16" w14:paraId="743948C8" w14:textId="77777777">
            <w:pPr>
              <w:jc w:val="center"/>
            </w:pPr>
            <w:r>
              <w:rPr>
                <w:sz w:val="17"/>
                <w:szCs w:val="17"/>
              </w:rPr>
              <w:t>16,6 % / 22,3 %</w:t>
            </w:r>
          </w:p>
        </w:tc>
        <w:tc>
          <w:tcPr>
            <w:tcW w:w="1078" w:type="dxa"/>
            <w:tcMar>
              <w:top w:w="50" w:type="dxa"/>
              <w:left w:w="80" w:type="dxa"/>
              <w:bottom w:w="50" w:type="dxa"/>
              <w:right w:w="80" w:type="dxa"/>
            </w:tcMar>
            <w:vAlign w:val="center"/>
          </w:tcPr>
          <w:p w:rsidR="00EE526E" w:rsidRDefault="00D67E16" w14:paraId="54AA0FED" w14:textId="77777777">
            <w:pPr>
              <w:jc w:val="center"/>
            </w:pPr>
            <w:r>
              <w:rPr>
                <w:sz w:val="17"/>
                <w:szCs w:val="17"/>
              </w:rPr>
              <w:t>sí</w:t>
            </w:r>
          </w:p>
        </w:tc>
      </w:tr>
      <w:tr w:rsidR="00EE526E" w14:paraId="03796275" w14:textId="77777777">
        <w:trPr>
          <w:cantSplit/>
          <w:jc w:val="center"/>
        </w:trPr>
        <w:tc>
          <w:tcPr>
            <w:tcW w:w="1558" w:type="dxa"/>
            <w:tcMar>
              <w:top w:w="50" w:type="dxa"/>
              <w:left w:w="80" w:type="dxa"/>
              <w:bottom w:w="50" w:type="dxa"/>
              <w:right w:w="80" w:type="dxa"/>
            </w:tcMar>
            <w:vAlign w:val="center"/>
          </w:tcPr>
          <w:p w:rsidR="00EE526E" w:rsidRDefault="00D67E16" w14:paraId="5FA82A30" w14:textId="77777777">
            <w:pPr>
              <w:jc w:val="center"/>
            </w:pPr>
            <w:r>
              <w:rPr>
                <w:sz w:val="17"/>
                <w:szCs w:val="17"/>
              </w:rPr>
              <w:t>comercializador</w:t>
            </w:r>
          </w:p>
        </w:tc>
        <w:tc>
          <w:tcPr>
            <w:tcW w:w="1138" w:type="dxa"/>
            <w:tcMar>
              <w:top w:w="50" w:type="dxa"/>
              <w:left w:w="80" w:type="dxa"/>
              <w:bottom w:w="50" w:type="dxa"/>
              <w:right w:w="80" w:type="dxa"/>
            </w:tcMar>
            <w:vAlign w:val="center"/>
          </w:tcPr>
          <w:p w:rsidR="00EE526E" w:rsidRDefault="00D67E16" w14:paraId="51675BF6" w14:textId="77777777">
            <w:r>
              <w:rPr>
                <w:sz w:val="17"/>
                <w:szCs w:val="17"/>
              </w:rPr>
              <w:t>fijo</w:t>
            </w:r>
          </w:p>
        </w:tc>
        <w:tc>
          <w:tcPr>
            <w:tcW w:w="1258" w:type="dxa"/>
            <w:tcMar>
              <w:top w:w="50" w:type="dxa"/>
              <w:left w:w="80" w:type="dxa"/>
              <w:bottom w:w="50" w:type="dxa"/>
              <w:right w:w="80" w:type="dxa"/>
            </w:tcMar>
            <w:vAlign w:val="center"/>
          </w:tcPr>
          <w:p w:rsidR="00EE526E" w:rsidRDefault="00D67E16" w14:paraId="053FD51F" w14:textId="77777777">
            <w:pPr>
              <w:jc w:val="center"/>
            </w:pPr>
            <w:r>
              <w:rPr>
                <w:sz w:val="17"/>
                <w:szCs w:val="17"/>
              </w:rPr>
              <w:t>281,4</w:t>
            </w:r>
          </w:p>
        </w:tc>
        <w:tc>
          <w:tcPr>
            <w:tcW w:w="1138" w:type="dxa"/>
            <w:tcMar>
              <w:top w:w="50" w:type="dxa"/>
              <w:left w:w="80" w:type="dxa"/>
              <w:bottom w:w="50" w:type="dxa"/>
              <w:right w:w="80" w:type="dxa"/>
            </w:tcMar>
            <w:vAlign w:val="center"/>
          </w:tcPr>
          <w:p w:rsidR="00EE526E" w:rsidRDefault="00D67E16" w14:paraId="7CDFB730" w14:textId="77777777">
            <w:pPr>
              <w:jc w:val="center"/>
            </w:pPr>
            <w:r>
              <w:rPr>
                <w:sz w:val="17"/>
                <w:szCs w:val="17"/>
              </w:rPr>
              <w:t>14,4 %</w:t>
            </w:r>
          </w:p>
        </w:tc>
        <w:tc>
          <w:tcPr>
            <w:tcW w:w="1558" w:type="dxa"/>
            <w:tcMar>
              <w:top w:w="50" w:type="dxa"/>
              <w:left w:w="80" w:type="dxa"/>
              <w:bottom w:w="50" w:type="dxa"/>
              <w:right w:w="80" w:type="dxa"/>
            </w:tcMar>
            <w:vAlign w:val="center"/>
          </w:tcPr>
          <w:p w:rsidR="00EE526E" w:rsidRDefault="00D67E16" w14:paraId="2D839DBB" w14:textId="77777777">
            <w:pPr>
              <w:jc w:val="center"/>
            </w:pPr>
            <w:r>
              <w:rPr>
                <w:sz w:val="17"/>
                <w:szCs w:val="17"/>
              </w:rPr>
              <w:t>85,9 / 426,2</w:t>
            </w:r>
          </w:p>
        </w:tc>
        <w:tc>
          <w:tcPr>
            <w:tcW w:w="1618" w:type="dxa"/>
            <w:tcMar>
              <w:top w:w="50" w:type="dxa"/>
              <w:left w:w="80" w:type="dxa"/>
              <w:bottom w:w="50" w:type="dxa"/>
              <w:right w:w="80" w:type="dxa"/>
            </w:tcMar>
            <w:vAlign w:val="center"/>
          </w:tcPr>
          <w:p w:rsidR="00EE526E" w:rsidRDefault="00D67E16" w14:paraId="2D46DAFD" w14:textId="77777777">
            <w:pPr>
              <w:jc w:val="center"/>
            </w:pPr>
            <w:r>
              <w:rPr>
                <w:sz w:val="17"/>
                <w:szCs w:val="17"/>
              </w:rPr>
              <w:t>28,7 % / 0,1 %</w:t>
            </w:r>
          </w:p>
        </w:tc>
        <w:tc>
          <w:tcPr>
            <w:tcW w:w="1078" w:type="dxa"/>
            <w:tcMar>
              <w:top w:w="50" w:type="dxa"/>
              <w:left w:w="80" w:type="dxa"/>
              <w:bottom w:w="50" w:type="dxa"/>
              <w:right w:w="80" w:type="dxa"/>
            </w:tcMar>
            <w:vAlign w:val="center"/>
          </w:tcPr>
          <w:p w:rsidR="00EE526E" w:rsidRDefault="00D67E16" w14:paraId="124BDD67" w14:textId="77777777">
            <w:pPr>
              <w:jc w:val="center"/>
            </w:pPr>
            <w:r>
              <w:rPr>
                <w:sz w:val="17"/>
                <w:szCs w:val="17"/>
              </w:rPr>
              <w:t>no</w:t>
            </w:r>
          </w:p>
        </w:tc>
      </w:tr>
      <w:tr w:rsidR="00EE526E" w14:paraId="5054BCEB" w14:textId="77777777">
        <w:trPr>
          <w:cantSplit/>
          <w:jc w:val="center"/>
        </w:trPr>
        <w:tc>
          <w:tcPr>
            <w:tcW w:w="1558" w:type="dxa"/>
            <w:tcMar>
              <w:top w:w="50" w:type="dxa"/>
              <w:left w:w="80" w:type="dxa"/>
              <w:bottom w:w="50" w:type="dxa"/>
              <w:right w:w="80" w:type="dxa"/>
            </w:tcMar>
            <w:vAlign w:val="center"/>
          </w:tcPr>
          <w:p w:rsidR="00EE526E" w:rsidRDefault="00D67E16" w14:paraId="62C2D228" w14:textId="77777777">
            <w:pPr>
              <w:jc w:val="center"/>
            </w:pPr>
            <w:r>
              <w:rPr>
                <w:sz w:val="17"/>
                <w:szCs w:val="17"/>
              </w:rPr>
              <w:t>comercializador</w:t>
            </w:r>
          </w:p>
        </w:tc>
        <w:tc>
          <w:tcPr>
            <w:tcW w:w="1138" w:type="dxa"/>
            <w:tcMar>
              <w:top w:w="50" w:type="dxa"/>
              <w:left w:w="80" w:type="dxa"/>
              <w:bottom w:w="50" w:type="dxa"/>
              <w:right w:w="80" w:type="dxa"/>
            </w:tcMar>
            <w:vAlign w:val="center"/>
          </w:tcPr>
          <w:p w:rsidR="00EE526E" w:rsidRDefault="00D67E16" w14:paraId="67053673" w14:textId="77777777">
            <w:r>
              <w:rPr>
                <w:sz w:val="17"/>
                <w:szCs w:val="17"/>
              </w:rPr>
              <w:t>rodante</w:t>
            </w:r>
          </w:p>
        </w:tc>
        <w:tc>
          <w:tcPr>
            <w:tcW w:w="1258" w:type="dxa"/>
            <w:tcMar>
              <w:top w:w="50" w:type="dxa"/>
              <w:left w:w="80" w:type="dxa"/>
              <w:bottom w:w="50" w:type="dxa"/>
              <w:right w:w="80" w:type="dxa"/>
            </w:tcMar>
            <w:vAlign w:val="center"/>
          </w:tcPr>
          <w:p w:rsidR="00EE526E" w:rsidRDefault="00D67E16" w14:paraId="4E06C586" w14:textId="77777777">
            <w:pPr>
              <w:jc w:val="center"/>
            </w:pPr>
            <w:r>
              <w:rPr>
                <w:sz w:val="17"/>
                <w:szCs w:val="17"/>
              </w:rPr>
              <w:t>169,6</w:t>
            </w:r>
          </w:p>
        </w:tc>
        <w:tc>
          <w:tcPr>
            <w:tcW w:w="1138" w:type="dxa"/>
            <w:tcMar>
              <w:top w:w="50" w:type="dxa"/>
              <w:left w:w="80" w:type="dxa"/>
              <w:bottom w:w="50" w:type="dxa"/>
              <w:right w:w="80" w:type="dxa"/>
            </w:tcMar>
            <w:vAlign w:val="center"/>
          </w:tcPr>
          <w:p w:rsidR="00EE526E" w:rsidRDefault="00D67E16" w14:paraId="74D48729" w14:textId="77777777">
            <w:pPr>
              <w:jc w:val="center"/>
            </w:pPr>
            <w:r>
              <w:rPr>
                <w:sz w:val="17"/>
                <w:szCs w:val="17"/>
              </w:rPr>
              <w:t>14,6 %</w:t>
            </w:r>
          </w:p>
        </w:tc>
        <w:tc>
          <w:tcPr>
            <w:tcW w:w="1558" w:type="dxa"/>
            <w:tcMar>
              <w:top w:w="50" w:type="dxa"/>
              <w:left w:w="80" w:type="dxa"/>
              <w:bottom w:w="50" w:type="dxa"/>
              <w:right w:w="80" w:type="dxa"/>
            </w:tcMar>
            <w:vAlign w:val="center"/>
          </w:tcPr>
          <w:p w:rsidR="00EE526E" w:rsidRDefault="00D67E16" w14:paraId="185215CD" w14:textId="77777777">
            <w:pPr>
              <w:jc w:val="center"/>
            </w:pPr>
            <w:r>
              <w:rPr>
                <w:sz w:val="17"/>
                <w:szCs w:val="17"/>
              </w:rPr>
              <w:t>82,7 / 248,2</w:t>
            </w:r>
          </w:p>
        </w:tc>
        <w:tc>
          <w:tcPr>
            <w:tcW w:w="1618" w:type="dxa"/>
            <w:tcMar>
              <w:top w:w="50" w:type="dxa"/>
              <w:left w:w="80" w:type="dxa"/>
              <w:bottom w:w="50" w:type="dxa"/>
              <w:right w:w="80" w:type="dxa"/>
            </w:tcMar>
            <w:vAlign w:val="center"/>
          </w:tcPr>
          <w:p w:rsidR="00EE526E" w:rsidRDefault="00D67E16" w14:paraId="201B0E26" w14:textId="77777777">
            <w:pPr>
              <w:jc w:val="center"/>
            </w:pPr>
            <w:r>
              <w:rPr>
                <w:sz w:val="17"/>
                <w:szCs w:val="17"/>
              </w:rPr>
              <w:t>15,1 % / 14,1 %</w:t>
            </w:r>
          </w:p>
        </w:tc>
        <w:tc>
          <w:tcPr>
            <w:tcW w:w="1078" w:type="dxa"/>
            <w:tcMar>
              <w:top w:w="50" w:type="dxa"/>
              <w:left w:w="80" w:type="dxa"/>
              <w:bottom w:w="50" w:type="dxa"/>
              <w:right w:w="80" w:type="dxa"/>
            </w:tcMar>
            <w:vAlign w:val="center"/>
          </w:tcPr>
          <w:p w:rsidR="00EE526E" w:rsidRDefault="00D67E16" w14:paraId="48FA95E1" w14:textId="77777777">
            <w:pPr>
              <w:jc w:val="center"/>
            </w:pPr>
            <w:r>
              <w:rPr>
                <w:sz w:val="17"/>
                <w:szCs w:val="17"/>
              </w:rPr>
              <w:t>sí</w:t>
            </w:r>
          </w:p>
        </w:tc>
      </w:tr>
      <w:tr w:rsidR="00EE526E" w14:paraId="020801DB" w14:textId="77777777">
        <w:trPr>
          <w:cantSplit/>
          <w:jc w:val="center"/>
        </w:trPr>
        <w:tc>
          <w:tcPr>
            <w:tcW w:w="1558" w:type="dxa"/>
            <w:tcMar>
              <w:top w:w="50" w:type="dxa"/>
              <w:left w:w="80" w:type="dxa"/>
              <w:bottom w:w="50" w:type="dxa"/>
              <w:right w:w="80" w:type="dxa"/>
            </w:tcMar>
            <w:vAlign w:val="center"/>
          </w:tcPr>
          <w:p w:rsidR="00EE526E" w:rsidRDefault="00D67E16" w14:paraId="5DE05797" w14:textId="77777777">
            <w:pPr>
              <w:jc w:val="center"/>
            </w:pPr>
            <w:r>
              <w:rPr>
                <w:sz w:val="17"/>
                <w:szCs w:val="17"/>
              </w:rPr>
              <w:t>comercializador</w:t>
            </w:r>
          </w:p>
        </w:tc>
        <w:tc>
          <w:tcPr>
            <w:tcW w:w="1138" w:type="dxa"/>
            <w:tcMar>
              <w:top w:w="50" w:type="dxa"/>
              <w:left w:w="80" w:type="dxa"/>
              <w:bottom w:w="50" w:type="dxa"/>
              <w:right w:w="80" w:type="dxa"/>
            </w:tcMar>
            <w:vAlign w:val="center"/>
          </w:tcPr>
          <w:p w:rsidR="00EE526E" w:rsidRDefault="00D67E16" w14:paraId="028D1BFE" w14:textId="77777777">
            <w:r>
              <w:rPr>
                <w:sz w:val="17"/>
                <w:szCs w:val="17"/>
              </w:rPr>
              <w:t>banda</w:t>
            </w:r>
          </w:p>
        </w:tc>
        <w:tc>
          <w:tcPr>
            <w:tcW w:w="1258" w:type="dxa"/>
            <w:tcMar>
              <w:top w:w="50" w:type="dxa"/>
              <w:left w:w="80" w:type="dxa"/>
              <w:bottom w:w="50" w:type="dxa"/>
              <w:right w:w="80" w:type="dxa"/>
            </w:tcMar>
            <w:vAlign w:val="center"/>
          </w:tcPr>
          <w:p w:rsidR="00EE526E" w:rsidRDefault="00D67E16" w14:paraId="7A779478" w14:textId="77777777">
            <w:pPr>
              <w:jc w:val="center"/>
            </w:pPr>
            <w:r>
              <w:rPr>
                <w:sz w:val="17"/>
                <w:szCs w:val="17"/>
              </w:rPr>
              <w:t>281,6</w:t>
            </w:r>
          </w:p>
        </w:tc>
        <w:tc>
          <w:tcPr>
            <w:tcW w:w="1138" w:type="dxa"/>
            <w:tcMar>
              <w:top w:w="50" w:type="dxa"/>
              <w:left w:w="80" w:type="dxa"/>
              <w:bottom w:w="50" w:type="dxa"/>
              <w:right w:w="80" w:type="dxa"/>
            </w:tcMar>
            <w:vAlign w:val="center"/>
          </w:tcPr>
          <w:p w:rsidR="00EE526E" w:rsidRDefault="00D67E16" w14:paraId="5887BE73" w14:textId="77777777">
            <w:pPr>
              <w:jc w:val="center"/>
            </w:pPr>
            <w:r>
              <w:rPr>
                <w:sz w:val="17"/>
                <w:szCs w:val="17"/>
              </w:rPr>
              <w:t>14,3 %</w:t>
            </w:r>
          </w:p>
        </w:tc>
        <w:tc>
          <w:tcPr>
            <w:tcW w:w="1558" w:type="dxa"/>
            <w:tcMar>
              <w:top w:w="50" w:type="dxa"/>
              <w:left w:w="80" w:type="dxa"/>
              <w:bottom w:w="50" w:type="dxa"/>
              <w:right w:w="80" w:type="dxa"/>
            </w:tcMar>
            <w:vAlign w:val="center"/>
          </w:tcPr>
          <w:p w:rsidR="00EE526E" w:rsidRDefault="00D67E16" w14:paraId="6AA2201C" w14:textId="77777777">
            <w:pPr>
              <w:jc w:val="center"/>
            </w:pPr>
            <w:r>
              <w:rPr>
                <w:sz w:val="17"/>
                <w:szCs w:val="17"/>
              </w:rPr>
              <w:t>85,9 / sin acción</w:t>
            </w:r>
          </w:p>
        </w:tc>
        <w:tc>
          <w:tcPr>
            <w:tcW w:w="1618" w:type="dxa"/>
            <w:tcMar>
              <w:top w:w="50" w:type="dxa"/>
              <w:left w:w="80" w:type="dxa"/>
              <w:bottom w:w="50" w:type="dxa"/>
              <w:right w:w="80" w:type="dxa"/>
            </w:tcMar>
            <w:vAlign w:val="center"/>
          </w:tcPr>
          <w:p w:rsidR="00EE526E" w:rsidRDefault="00D67E16" w14:paraId="68B6C64F" w14:textId="77777777">
            <w:pPr>
              <w:jc w:val="center"/>
            </w:pPr>
            <w:r>
              <w:rPr>
                <w:sz w:val="17"/>
                <w:szCs w:val="17"/>
              </w:rPr>
              <w:t>28,7 % / 0,0 %</w:t>
            </w:r>
          </w:p>
        </w:tc>
        <w:tc>
          <w:tcPr>
            <w:tcW w:w="1078" w:type="dxa"/>
            <w:tcMar>
              <w:top w:w="50" w:type="dxa"/>
              <w:left w:w="80" w:type="dxa"/>
              <w:bottom w:w="50" w:type="dxa"/>
              <w:right w:w="80" w:type="dxa"/>
            </w:tcMar>
            <w:vAlign w:val="center"/>
          </w:tcPr>
          <w:p w:rsidR="00EE526E" w:rsidRDefault="00D67E16" w14:paraId="46E2B35E" w14:textId="77777777">
            <w:pPr>
              <w:jc w:val="center"/>
            </w:pPr>
            <w:r>
              <w:rPr>
                <w:sz w:val="17"/>
                <w:szCs w:val="17"/>
              </w:rPr>
              <w:t>no</w:t>
            </w:r>
          </w:p>
        </w:tc>
      </w:tr>
      <w:tr w:rsidR="00EE526E" w14:paraId="4F608C1C" w14:textId="77777777">
        <w:trPr>
          <w:cantSplit/>
          <w:jc w:val="center"/>
        </w:trPr>
        <w:tc>
          <w:tcPr>
            <w:tcW w:w="1558" w:type="dxa"/>
            <w:tcMar>
              <w:top w:w="50" w:type="dxa"/>
              <w:left w:w="80" w:type="dxa"/>
              <w:bottom w:w="50" w:type="dxa"/>
              <w:right w:w="80" w:type="dxa"/>
            </w:tcMar>
            <w:vAlign w:val="center"/>
          </w:tcPr>
          <w:p w:rsidR="00EE526E" w:rsidRDefault="00D67E16" w14:paraId="083BE6D5" w14:textId="77777777">
            <w:pPr>
              <w:jc w:val="center"/>
            </w:pPr>
            <w:r>
              <w:rPr>
                <w:sz w:val="17"/>
                <w:szCs w:val="17"/>
              </w:rPr>
              <w:t>comercializador</w:t>
            </w:r>
          </w:p>
        </w:tc>
        <w:tc>
          <w:tcPr>
            <w:tcW w:w="1138" w:type="dxa"/>
            <w:tcMar>
              <w:top w:w="50" w:type="dxa"/>
              <w:left w:w="80" w:type="dxa"/>
              <w:bottom w:w="50" w:type="dxa"/>
              <w:right w:w="80" w:type="dxa"/>
            </w:tcMar>
            <w:vAlign w:val="center"/>
          </w:tcPr>
          <w:p w:rsidR="00EE526E" w:rsidRDefault="00D67E16" w14:paraId="7D133CAA" w14:textId="77777777">
            <w:r>
              <w:rPr>
                <w:sz w:val="17"/>
                <w:szCs w:val="17"/>
              </w:rPr>
              <w:t>híbrido</w:t>
            </w:r>
          </w:p>
        </w:tc>
        <w:tc>
          <w:tcPr>
            <w:tcW w:w="1258" w:type="dxa"/>
            <w:tcMar>
              <w:top w:w="50" w:type="dxa"/>
              <w:left w:w="80" w:type="dxa"/>
              <w:bottom w:w="50" w:type="dxa"/>
              <w:right w:w="80" w:type="dxa"/>
            </w:tcMar>
            <w:vAlign w:val="center"/>
          </w:tcPr>
          <w:p w:rsidR="00EE526E" w:rsidRDefault="00D67E16" w14:paraId="660B3AEF" w14:textId="77777777">
            <w:pPr>
              <w:jc w:val="center"/>
            </w:pPr>
            <w:r>
              <w:rPr>
                <w:sz w:val="17"/>
                <w:szCs w:val="17"/>
              </w:rPr>
              <w:t>225,0</w:t>
            </w:r>
          </w:p>
        </w:tc>
        <w:tc>
          <w:tcPr>
            <w:tcW w:w="1138" w:type="dxa"/>
            <w:tcMar>
              <w:top w:w="50" w:type="dxa"/>
              <w:left w:w="80" w:type="dxa"/>
              <w:bottom w:w="50" w:type="dxa"/>
              <w:right w:w="80" w:type="dxa"/>
            </w:tcMar>
            <w:vAlign w:val="center"/>
          </w:tcPr>
          <w:p w:rsidR="00EE526E" w:rsidRDefault="00D67E16" w14:paraId="57E0D730" w14:textId="77777777">
            <w:pPr>
              <w:jc w:val="center"/>
            </w:pPr>
            <w:r>
              <w:rPr>
                <w:sz w:val="17"/>
                <w:szCs w:val="17"/>
              </w:rPr>
              <w:t>10,8 %</w:t>
            </w:r>
          </w:p>
        </w:tc>
        <w:tc>
          <w:tcPr>
            <w:tcW w:w="1558" w:type="dxa"/>
            <w:tcMar>
              <w:top w:w="50" w:type="dxa"/>
              <w:left w:w="80" w:type="dxa"/>
              <w:bottom w:w="50" w:type="dxa"/>
              <w:right w:w="80" w:type="dxa"/>
            </w:tcMar>
            <w:vAlign w:val="center"/>
          </w:tcPr>
          <w:p w:rsidR="00EE526E" w:rsidRDefault="00D67E16" w14:paraId="67AC29A5" w14:textId="77777777">
            <w:pPr>
              <w:jc w:val="center"/>
            </w:pPr>
            <w:r>
              <w:rPr>
                <w:sz w:val="17"/>
                <w:szCs w:val="17"/>
              </w:rPr>
              <w:t>82,7 / 293,9</w:t>
            </w:r>
          </w:p>
        </w:tc>
        <w:tc>
          <w:tcPr>
            <w:tcW w:w="1618" w:type="dxa"/>
            <w:tcMar>
              <w:top w:w="50" w:type="dxa"/>
              <w:left w:w="80" w:type="dxa"/>
              <w:bottom w:w="50" w:type="dxa"/>
              <w:right w:w="80" w:type="dxa"/>
            </w:tcMar>
            <w:vAlign w:val="center"/>
          </w:tcPr>
          <w:p w:rsidR="00EE526E" w:rsidRDefault="00D67E16" w14:paraId="52C69DA5" w14:textId="77777777">
            <w:pPr>
              <w:jc w:val="center"/>
            </w:pPr>
            <w:r>
              <w:rPr>
                <w:sz w:val="17"/>
                <w:szCs w:val="17"/>
              </w:rPr>
              <w:t>15,1 % / 6,4 %</w:t>
            </w:r>
          </w:p>
        </w:tc>
        <w:tc>
          <w:tcPr>
            <w:tcW w:w="1078" w:type="dxa"/>
            <w:tcMar>
              <w:top w:w="50" w:type="dxa"/>
              <w:left w:w="80" w:type="dxa"/>
              <w:bottom w:w="50" w:type="dxa"/>
              <w:right w:w="80" w:type="dxa"/>
            </w:tcMar>
            <w:vAlign w:val="center"/>
          </w:tcPr>
          <w:p w:rsidR="00EE526E" w:rsidRDefault="00D67E16" w14:paraId="289AA2B4" w14:textId="77777777">
            <w:pPr>
              <w:jc w:val="center"/>
            </w:pPr>
            <w:r>
              <w:rPr>
                <w:sz w:val="17"/>
                <w:szCs w:val="17"/>
              </w:rPr>
              <w:t>no</w:t>
            </w:r>
          </w:p>
        </w:tc>
      </w:tr>
    </w:tbl>
    <w:p w:rsidR="00EE526E" w:rsidRDefault="00EE526E" w14:paraId="45EBFB44" w14:textId="77777777">
      <w:pPr>
        <w:spacing w:after="60"/>
        <w:jc w:val="both"/>
      </w:pPr>
    </w:p>
    <w:p w:rsidR="00EE526E" w:rsidRDefault="00D67E16" w14:paraId="09134B87" w14:textId="77777777">
      <w:pPr>
        <w:keepNext/>
        <w:spacing w:before="120"/>
        <w:jc w:val="center"/>
      </w:pPr>
      <w:r>
        <w:rPr>
          <w:noProof/>
        </w:rPr>
        <w:drawing>
          <wp:inline distT="0" distB="0" distL="0" distR="0" wp14:anchorId="0FBFA845" wp14:editId="46A719F6">
            <wp:extent cx="4482000" cy="18595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motor_mitades.png"/>
                    <pic:cNvPicPr/>
                  </pic:nvPicPr>
                  <pic:blipFill>
                    <a:blip r:embed="rId11"/>
                    <a:stretch>
                      <a:fillRect/>
                    </a:stretch>
                  </pic:blipFill>
                  <pic:spPr>
                    <a:xfrm>
                      <a:off x="0" y="0"/>
                      <a:ext cx="4482000" cy="1859524"/>
                    </a:xfrm>
                    <a:prstGeom prst="rect">
                      <a:avLst/>
                    </a:prstGeom>
                  </pic:spPr>
                </pic:pic>
              </a:graphicData>
            </a:graphic>
          </wp:inline>
        </w:drawing>
      </w:r>
    </w:p>
    <w:p w:rsidR="00EE526E" w:rsidRDefault="00D67E16" w14:paraId="44453C21" w14:textId="77777777">
      <w:pPr>
        <w:spacing w:after="160"/>
        <w:jc w:val="center"/>
      </w:pPr>
      <w:r>
        <w:rPr>
          <w:b/>
          <w:sz w:val="20"/>
          <w:szCs w:val="20"/>
        </w:rPr>
        <w:t>Figura 5.</w:t>
      </w:r>
      <w:r>
        <w:rPr>
          <w:sz w:val="20"/>
          <w:szCs w:val="20"/>
        </w:rPr>
        <w:t xml:space="preserve"> Horas con acción del generador a 24 h en cada mitad del periodo 2026, por método. Franja verde: rango válido de 10 a 40 %.</w:t>
      </w:r>
    </w:p>
    <w:p w:rsidR="00EE526E" w:rsidRDefault="00D67E16" w14:paraId="2F209FC5" w14:textId="77777777">
      <w:pPr>
        <w:spacing w:after="100"/>
        <w:jc w:val="both"/>
      </w:pPr>
      <w:r>
        <w:rPr>
          <w:b/>
        </w:rPr>
        <w:t>Sensibilidad de los umbrales.</w:t>
      </w:r>
      <w:r>
        <w:t xml:space="preserve"> Se barrieron seis pares de percentiles (10/90 a 35/65) con el método fi</w:t>
      </w:r>
      <w:r>
        <w:t xml:space="preserve">jo para el generador a 24 h (Figura 6). No aparece un óptimo interior: los pares más extremos dan más ventaja por hora de acción pero actúan menos (433,2 COP/kWh en el 20,8 % de las horas con 10/90, frente </w:t>
      </w:r>
      <w:r>
        <w:t>a 225,8 COP/kWh en el 49,1 % con 35/65). El par 25</w:t>
      </w:r>
      <w:r>
        <w:t xml:space="preserve">/75 queda en un punto intermedio (313,3 COP/kWh, 37,6 % de las horas), y para el comercializador la ventaja casi no cambia con el par elegido (272,7 a 286,4 COP/kWh). En el barrido documentado en la bitácora también se probaron ventanas rodantes de 7 a 90 </w:t>
      </w:r>
      <w:r>
        <w:t>días y percentiles del filtro de ancho de 60 a 90: la ventana de 30 días fue más pareja entre mitades que la de 90, y el filtro mostró una curva plana alrededor de 75, por lo que se conservaron los valores por defecto.</w:t>
      </w:r>
    </w:p>
    <w:p w:rsidR="00EE526E" w:rsidRDefault="00D67E16" w14:paraId="119E23FB" w14:textId="77777777">
      <w:pPr>
        <w:keepNext/>
        <w:spacing w:before="120"/>
        <w:jc w:val="center"/>
      </w:pPr>
      <w:r>
        <w:rPr>
          <w:noProof/>
        </w:rPr>
        <w:drawing>
          <wp:inline distT="0" distB="0" distL="0" distR="0" wp14:anchorId="139BC35E" wp14:editId="59A2AE2F">
            <wp:extent cx="4482000" cy="18595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sensibilidad_percentiles.png"/>
                    <pic:cNvPicPr/>
                  </pic:nvPicPr>
                  <pic:blipFill>
                    <a:blip r:embed="rId12"/>
                    <a:stretch>
                      <a:fillRect/>
                    </a:stretch>
                  </pic:blipFill>
                  <pic:spPr>
                    <a:xfrm>
                      <a:off x="0" y="0"/>
                      <a:ext cx="4482000" cy="1859524"/>
                    </a:xfrm>
                    <a:prstGeom prst="rect">
                      <a:avLst/>
                    </a:prstGeom>
                  </pic:spPr>
                </pic:pic>
              </a:graphicData>
            </a:graphic>
          </wp:inline>
        </w:drawing>
      </w:r>
    </w:p>
    <w:p w:rsidR="00EE526E" w:rsidRDefault="00D67E16" w14:paraId="7AD71EBC" w14:textId="77777777">
      <w:pPr>
        <w:spacing w:after="160"/>
        <w:jc w:val="center"/>
      </w:pPr>
      <w:r>
        <w:rPr>
          <w:b/>
          <w:sz w:val="20"/>
          <w:szCs w:val="20"/>
        </w:rPr>
        <w:t>Figura 6.</w:t>
      </w:r>
      <w:r>
        <w:rPr>
          <w:sz w:val="20"/>
          <w:szCs w:val="20"/>
        </w:rPr>
        <w:t xml:space="preserve"> Ventaja frente a frecuencia de acción para seis pares de percentiles (método fijo, generador, 24 h).</w:t>
      </w:r>
    </w:p>
    <w:p w:rsidR="00EE526E" w:rsidRDefault="00D67E16" w14:paraId="29C3083C" w14:textId="77777777">
      <w:pPr>
        <w:spacing w:after="100"/>
        <w:jc w:val="both"/>
      </w:pPr>
      <w:r>
        <w:rPr>
          <w:b/>
        </w:rPr>
        <w:t>Último mes y traducción a pesos.</w:t>
      </w:r>
      <w:r>
        <w:t xml:space="preserve"> Entre el 7 de julio y el 5 de agosto de 2026 la banda del pronóstico cubrió el 73,2 % de las horas (objetivo 80 %) y el M</w:t>
      </w:r>
      <w:r>
        <w:t xml:space="preserve">AE subió a 93,6 COP/kWh. Para el generador a 24 h, «banda» dio una ventaja de −16,8 COP/kWh, «fijo» actuó en el 100 % de las horas (ventaja nula), «híbrido» dio +58,8 COP/kWh en el 25 % de las horas y «rodante» +80,5 COP/kWh en el 51 %. Para un cliente de </w:t>
      </w:r>
      <w:r>
        <w:t>ejemplo de 100 kW que opere a potencia constante en las horas de acción, esto equivale a −0,65 millones de COP con «banda», +1,06 millones con «híbrido» y +2,93 millones con «rodante» (Figura 7). Al usar ese mismo mes como referencia en lugar de 2019-2025,</w:t>
      </w:r>
      <w:r>
        <w:t xml:space="preserve"> el método fijo también da ventaja positiva con el mismo pronóstico: la pérdida de «banda» se debe sobre todo a la referencia histórica fija y no al modelo de pronóstico. La traducción a pesos es ilustrativa y no sustituye una evaluación económica completa</w:t>
      </w:r>
      <w:r>
        <w:t xml:space="preserve"> [36].</w:t>
      </w:r>
    </w:p>
    <w:p w:rsidR="00EE526E" w:rsidRDefault="00D67E16" w14:paraId="3A1FBC0A" w14:textId="77777777">
      <w:pPr>
        <w:keepNext/>
        <w:spacing w:before="120"/>
        <w:jc w:val="center"/>
      </w:pPr>
      <w:r>
        <w:rPr>
          <w:noProof/>
        </w:rPr>
        <w:drawing>
          <wp:inline distT="0" distB="0" distL="0" distR="0" wp14:anchorId="51013463" wp14:editId="3643A8B6">
            <wp:extent cx="4482000" cy="18595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ganancia_ultimo_mes.png"/>
                    <pic:cNvPicPr/>
                  </pic:nvPicPr>
                  <pic:blipFill>
                    <a:blip r:embed="rId13"/>
                    <a:stretch>
                      <a:fillRect/>
                    </a:stretch>
                  </pic:blipFill>
                  <pic:spPr>
                    <a:xfrm>
                      <a:off x="0" y="0"/>
                      <a:ext cx="4482000" cy="1859524"/>
                    </a:xfrm>
                    <a:prstGeom prst="rect">
                      <a:avLst/>
                    </a:prstGeom>
                  </pic:spPr>
                </pic:pic>
              </a:graphicData>
            </a:graphic>
          </wp:inline>
        </w:drawing>
      </w:r>
    </w:p>
    <w:p w:rsidR="00EE526E" w:rsidRDefault="00D67E16" w14:paraId="6E7DA818" w14:textId="77777777">
      <w:pPr>
        <w:spacing w:after="160"/>
        <w:jc w:val="center"/>
      </w:pPr>
      <w:r>
        <w:rPr>
          <w:b/>
          <w:sz w:val="20"/>
          <w:szCs w:val="20"/>
        </w:rPr>
        <w:t>Figura 7.</w:t>
      </w:r>
      <w:r>
        <w:rPr>
          <w:sz w:val="20"/>
          <w:szCs w:val="20"/>
        </w:rPr>
        <w:t xml:space="preserve"> Ganancia o pérdida total por método en el último mes (generador, 24 h, cliente de ejemplo de 100 kW).</w:t>
      </w:r>
    </w:p>
    <w:p w:rsidR="00482E0E" w:rsidP="00874741" w:rsidRDefault="00D67E16" w14:paraId="65A6801A" w14:textId="77777777">
      <w:pPr>
        <w:pStyle w:val="Heading2"/>
        <w:keepNext/>
        <w:numPr>
          <w:ilvl w:val="1"/>
          <w:numId w:val="4"/>
        </w:numPr>
        <w:spacing w:before="300"/>
      </w:pPr>
      <w:bookmarkStart w:name="_Toc240440265" w:id="120"/>
      <w:bookmarkStart w:name="_Toc241072140" w:id="121"/>
      <w:bookmarkStart w:name="_Toc241072504" w:id="122"/>
      <w:bookmarkStart w:name="_Toc241232115" w:id="123"/>
      <w:r>
        <w:t>Análisis e interpretación de resultados</w:t>
      </w:r>
      <w:bookmarkEnd w:id="120"/>
      <w:bookmarkEnd w:id="121"/>
      <w:bookmarkEnd w:id="122"/>
      <w:bookmarkEnd w:id="123"/>
    </w:p>
    <w:p w:rsidR="00EE526E" w:rsidRDefault="00D67E16" w14:paraId="3F8D4820" w14:textId="77777777">
      <w:pPr>
        <w:spacing w:after="100"/>
        <w:jc w:val="both"/>
      </w:pPr>
      <w:r>
        <w:rPr>
          <w:b/>
        </w:rPr>
        <w:t>Comparación con los criterios.</w:t>
      </w:r>
      <w:r>
        <w:t xml:space="preserve"> El ensamble cumple la precisión con holgura: rMAE de 0,727 a 24 </w:t>
      </w:r>
      <w:r>
        <w:t>h y 0,768 a 72 h, por debajo de 1 y del ideal de 0,85; cumple la robustez mensual (rMAE &lt; 1 en los ocho meses de 2026) y el costo (7,2 min &lt; 15 min). La cobertura (78,0 % a 24 h y 78,1 % a 72 h) queda dentro de 80 ± 5 puntos, algo por debajo del nominal.</w:t>
      </w:r>
    </w:p>
    <w:p w:rsidR="00EE526E" w:rsidRDefault="00D67E16" w14:paraId="2A14D5EF" w14:textId="77777777">
      <w:pPr>
        <w:spacing w:after="100"/>
        <w:jc w:val="both"/>
      </w:pPr>
      <w:r>
        <w:rPr>
          <w:b/>
        </w:rPr>
        <w:t>P</w:t>
      </w:r>
      <w:r>
        <w:rPr>
          <w:b/>
        </w:rPr>
        <w:t>rueba de hipótesis.</w:t>
      </w:r>
      <w:r>
        <w:t xml:space="preserve"> Diebold-Mariano del ensamble frente a la persistencia: t = 7,76 a 24 h, t = 7,02 en la versión desplegable y t = 10,51 a 72 h, todos con p unilateral &lt; 0,001. </w:t>
      </w:r>
      <w:r>
        <w:rPr>
          <w:b/>
        </w:rPr>
        <w:t>Se rechaza H</w:t>
      </w:r>
      <w:r>
        <w:rPr>
          <w:b/>
          <w:vertAlign w:val="subscript"/>
        </w:rPr>
        <w:t>0</w:t>
      </w:r>
      <w:r>
        <w:rPr>
          <w:b/>
        </w:rPr>
        <w:t xml:space="preserve"> en los tres casos</w:t>
      </w:r>
      <w:r>
        <w:t>: el ensamble es significativamente más precis</w:t>
      </w:r>
      <w:r>
        <w:t>o que la persistencia.</w:t>
      </w:r>
    </w:p>
    <w:p w:rsidR="00EE526E" w:rsidRDefault="00D67E16" w14:paraId="7C5FF149" w14:textId="77777777">
      <w:pPr>
        <w:spacing w:after="100"/>
        <w:jc w:val="both"/>
      </w:pPr>
      <w:r>
        <w:rPr>
          <w:b/>
        </w:rPr>
        <w:t>Lectura honesta de la robustez.</w:t>
      </w:r>
      <w:r>
        <w:t xml:space="preserve"> En los orígenes históricos 1 a 5 ningún modelo individual supera de forma consistente a la persistencia: N-BEATSx no le gana en ninguno, pierde en el O1 y empata en los demás (MAE medio 50,83 frente a </w:t>
      </w:r>
      <w:r>
        <w:t>48,50), y XGBoost pierde en los seis. El ensamble completo solo puede evaluarse en 2026; extenderlo a los orígenes 1-5 es trabajo pendiente. Además, las redes usan un corte a las 00:00, cuando ya se conoce la primera hora del día de despacho; con el pronós</w:t>
      </w:r>
      <w:r>
        <w:t>tico lanzado a las 23:00 el ensamble sube a MAE 51,90 (MAPE 14,21 %; cálculo previo a la corrección de la demanda, que afecta 48 de 5.184 horas), aún mejor que la persistencia (56,40).</w:t>
      </w:r>
    </w:p>
    <w:p w:rsidR="00EE526E" w:rsidRDefault="00D67E16" w14:paraId="07B877F5" w14:textId="77777777">
      <w:pPr>
        <w:spacing w:after="100"/>
        <w:jc w:val="both"/>
      </w:pPr>
      <w:r>
        <w:rPr>
          <w:b/>
        </w:rPr>
        <w:t>Validación externa (Tabla 4).</w:t>
      </w:r>
      <w:r>
        <w:t xml:space="preserve"> El MAPE es mayor que el del antecedente c</w:t>
      </w:r>
      <w:r>
        <w:t xml:space="preserve">olombiano horario [12] (10,45 % frente a 6,7 %), pero ese trabajo evaluó 2000-2017, sin los eventos extremos de 2023-2026 y con un modelo univariado. Frente a Nueva Zelanda [13], el MASE es menor que 1 mientras ninguno de sus 33 modelos baja de 1,26; como </w:t>
      </w:r>
      <w:r>
        <w:t>ellos pronostican precio diario transformado con Box-Cox, se lee como «superar al propio ingenuo en una tarea más difícil», no como comparación numérica directa.</w:t>
      </w:r>
    </w:p>
    <w:p w:rsidR="00EE526E" w:rsidRDefault="00D67E16" w14:paraId="4ADE9DFD" w14:textId="77777777">
      <w:pPr>
        <w:spacing w:after="100"/>
        <w:jc w:val="both"/>
      </w:pPr>
      <w:r>
        <w:rPr>
          <w:b/>
        </w:rPr>
        <w:t>Interpretabilidad (criterio de OE2).</w:t>
      </w:r>
      <w:r>
        <w:t xml:space="preserve"> SHAP [25] y permutación sobre XGBoost coinciden en las tr</w:t>
      </w:r>
      <w:r>
        <w:t>es variables más importantes (precio rezagado 24 h, media de 24 h y precio rezagado 168 h; correlación de Spearman entre ambos rankings de 0,811), evidencia cruzada de que el modelo se apoya en las variables que la caracterización de OE1 ya señalaba como d</w:t>
      </w:r>
      <w:r>
        <w:t>ominantes.</w:t>
      </w:r>
    </w:p>
    <w:p w:rsidR="00874741" w:rsidP="00874741" w:rsidRDefault="00D67E16" w14:paraId="595FBE49" w14:textId="77777777">
      <w:pPr>
        <w:pStyle w:val="Heading1"/>
        <w:keepNext/>
        <w:numPr>
          <w:ilvl w:val="0"/>
          <w:numId w:val="4"/>
        </w:numPr>
        <w:spacing w:before="420"/>
      </w:pPr>
      <w:bookmarkStart w:name="_Toc241072141" w:id="124"/>
      <w:bookmarkStart w:name="_Toc241072505" w:id="125"/>
      <w:bookmarkStart w:name="_Toc240440266" w:id="126"/>
      <w:bookmarkStart w:name="_Toc241232116" w:id="127"/>
      <w:r>
        <w:t>Análisis de impacto del proyecto</w:t>
      </w:r>
      <w:bookmarkEnd w:id="124"/>
      <w:bookmarkEnd w:id="125"/>
      <w:bookmarkEnd w:id="127"/>
      <w:r>
        <w:t xml:space="preserve"> </w:t>
      </w:r>
      <w:bookmarkEnd w:id="126"/>
    </w:p>
    <w:p w:rsidRPr="00874741" w:rsidR="00874741" w:rsidP="00024671" w:rsidRDefault="00874741" w14:paraId="4913EC62" w14:textId="77777777">
      <w:pPr>
        <w:pStyle w:val="Heading2"/>
        <w:keepNext/>
        <w:numPr>
          <w:ilvl w:val="1"/>
          <w:numId w:val="4"/>
        </w:numPr>
        <w:spacing w:before="300"/>
      </w:pPr>
      <w:bookmarkStart w:name="_Toc241232117" w:id="128"/>
      <w:r w:rsidRPr="00874741">
        <w:t>Impacto social</w:t>
      </w:r>
      <w:bookmarkEnd w:id="128"/>
    </w:p>
    <w:p w:rsidR="00EE526E" w:rsidRDefault="00D67E16" w14:paraId="1C603ABA" w14:textId="77777777">
      <w:pPr>
        <w:spacing w:after="100"/>
        <w:jc w:val="both"/>
      </w:pPr>
      <w:r>
        <w:t>Empresas medianas sin equipos de analítica acceden a un pronóstico con su incertidumbre y a una recomendación en lenguaje simple. Para evitar la dependencia de la recomendación, el dashboard muest</w:t>
      </w:r>
      <w:r>
        <w:t>ra siempre el nivel de confianza y aclara que no es asesoría financiera [2].</w:t>
      </w:r>
    </w:p>
    <w:p w:rsidRPr="00874741" w:rsidR="00874741" w:rsidP="00024671" w:rsidRDefault="00874741" w14:paraId="32B9C438" w14:textId="77777777">
      <w:pPr>
        <w:pStyle w:val="Heading2"/>
        <w:keepNext/>
        <w:numPr>
          <w:ilvl w:val="1"/>
          <w:numId w:val="4"/>
        </w:numPr>
        <w:spacing w:before="300"/>
      </w:pPr>
      <w:bookmarkStart w:name="_Toc241232118" w:id="129"/>
      <w:r w:rsidRPr="00874741">
        <w:t>Impacto ambiental</w:t>
      </w:r>
      <w:bookmarkEnd w:id="129"/>
    </w:p>
    <w:p w:rsidR="00EE526E" w:rsidRDefault="00D67E16" w14:paraId="1BA9593C" w14:textId="77777777">
      <w:pPr>
        <w:spacing w:after="100"/>
        <w:jc w:val="both"/>
      </w:pPr>
      <w:r>
        <w:t>Reentrenar el ensamble de 24 h toma 7,2 minutos en un portátil sin GPU (unas milésimas de kWh con un consumo de unos 25 W), despreciable frente a entrenar en cen</w:t>
      </w:r>
      <w:r>
        <w:t>tros de datos. Una mejor planeación de compra y venta puede favorecer un uso más eficiente del recurso hídrico en épocas secas.</w:t>
      </w:r>
    </w:p>
    <w:p w:rsidRPr="00874741" w:rsidR="00874741" w:rsidP="00024671" w:rsidRDefault="00874741" w14:paraId="4AD111D0" w14:textId="77777777">
      <w:pPr>
        <w:pStyle w:val="Heading2"/>
        <w:keepNext/>
        <w:numPr>
          <w:ilvl w:val="1"/>
          <w:numId w:val="4"/>
        </w:numPr>
        <w:spacing w:before="300"/>
      </w:pPr>
      <w:bookmarkStart w:name="_Toc241232119" w:id="130"/>
      <w:r w:rsidRPr="00874741">
        <w:t>Impacto legal y regulatorio</w:t>
      </w:r>
      <w:bookmarkEnd w:id="130"/>
    </w:p>
    <w:p w:rsidR="00EE526E" w:rsidRDefault="00D67E16" w14:paraId="51A5292F" w14:textId="77777777">
      <w:pPr>
        <w:spacing w:after="100"/>
        <w:jc w:val="both"/>
      </w:pPr>
      <w:r>
        <w:t>Solo se usa información pública de XM/SIMEM [18], no se recolectan datos personales [19] y no se eje</w:t>
      </w:r>
      <w:r>
        <w:t>cutan transacciones. Ante intervenciones transitorias de la CREG en la formación del precio, cada modelo documenta su fecha de corte y el pipeline permite reentrenar rápidamente.</w:t>
      </w:r>
    </w:p>
    <w:p w:rsidRPr="00874741" w:rsidR="00874741" w:rsidP="00024671" w:rsidRDefault="00874741" w14:paraId="4829DAFF" w14:textId="77777777">
      <w:pPr>
        <w:pStyle w:val="Heading2"/>
        <w:keepNext/>
        <w:numPr>
          <w:ilvl w:val="1"/>
          <w:numId w:val="4"/>
        </w:numPr>
        <w:spacing w:before="300"/>
      </w:pPr>
      <w:bookmarkStart w:name="_Toc241232120" w:id="131"/>
      <w:r w:rsidRPr="00874741">
        <w:t>Impacto económico y financiero</w:t>
      </w:r>
      <w:bookmarkEnd w:id="131"/>
    </w:p>
    <w:p w:rsidR="00EE526E" w:rsidRDefault="00D67E16" w14:paraId="08C34A32" w14:textId="77777777">
      <w:pPr>
        <w:spacing w:after="100"/>
        <w:jc w:val="both"/>
      </w:pPr>
      <w:r>
        <w:t>El costo del proyecto es de $37.605.260 (Tabla</w:t>
      </w:r>
      <w:r>
        <w:t xml:space="preserve"> 1), casi todo en horas de personal. En el backtesting de 2026 a 24 h, con el método que elige el criterio de estabilidad, las horas en que el motor recomienda vender tuvieron un precio medio 166,8 COP/kWh por encima del promedio, y las de comprar, 169,6 C</w:t>
      </w:r>
      <w:r>
        <w:t xml:space="preserve">OP/kWh por debajo. Para un cliente de ejemplo de 100 kW, en el último mes evaluado esto equivale a </w:t>
      </w:r>
      <w:r>
        <w:t>+1,06 millones de COP con «híbrido», frente a −0,65 millones con «banda». No es una ganancia garantizada: no modela contratos, capacidad ni costos de transac</w:t>
      </w:r>
      <w:r>
        <w:t>ción.</w:t>
      </w:r>
    </w:p>
    <w:p w:rsidR="00482E0E" w:rsidP="00874741" w:rsidRDefault="00D67E16" w14:paraId="470226AC" w14:textId="77777777">
      <w:pPr>
        <w:pStyle w:val="Heading1"/>
        <w:keepNext w:val="1"/>
        <w:numPr>
          <w:ilvl w:val="0"/>
          <w:numId w:val="4"/>
        </w:numPr>
        <w:spacing w:before="420"/>
        <w:rPr/>
      </w:pPr>
      <w:bookmarkStart w:name="_Toc240440267" w:id="132"/>
      <w:bookmarkStart w:name="_Toc241072142" w:id="133"/>
      <w:bookmarkStart w:name="_Toc241072506" w:id="134"/>
      <w:bookmarkStart w:name="_Toc241232121" w:id="135"/>
      <w:commentRangeStart w:id="434781761"/>
      <w:r w:rsidR="36EA05EC">
        <w:rPr/>
        <w:t>Conclusiones y recomendaciones</w:t>
      </w:r>
      <w:bookmarkEnd w:id="132"/>
      <w:bookmarkEnd w:id="133"/>
      <w:bookmarkEnd w:id="134"/>
      <w:bookmarkEnd w:id="135"/>
      <w:commentRangeEnd w:id="434781761"/>
      <w:r>
        <w:rPr>
          <w:rStyle w:val="CommentReference"/>
        </w:rPr>
        <w:commentReference w:id="434781761"/>
      </w:r>
    </w:p>
    <w:p w:rsidR="00EE526E" w:rsidRDefault="00D67E16" w14:paraId="38926B67" w14:textId="77777777">
      <w:pPr>
        <w:spacing w:after="100"/>
        <w:jc w:val="both"/>
      </w:pPr>
      <w:r>
        <w:rPr>
          <w:b/>
        </w:rPr>
        <w:t>OE1 (100 %): cumplido.</w:t>
      </w:r>
      <w:r>
        <w:t xml:space="preserve"> Se sincronizaron a resolución horaria las cinco variables del mercado y el ONI entre enero de 2019 y agosto de 2026 (66.576 horas, sin huecos). La caracterización identificó la componente de 24 h </w:t>
      </w:r>
      <w:r>
        <w:t>como dominante, con armónicos de 12 y 168 h, que definieron las 40 variables predictoras; el filtro de Savitzky-Golay detecta cambios de régimen 376 h antes que el promedio móvil.</w:t>
      </w:r>
    </w:p>
    <w:p w:rsidR="00EE526E" w:rsidRDefault="00D67E16" w14:paraId="642F1CDE" w14:textId="77777777">
      <w:pPr>
        <w:spacing w:after="100"/>
        <w:jc w:val="both"/>
      </w:pPr>
      <w:r>
        <w:rPr>
          <w:b/>
        </w:rPr>
        <w:t>OE2 (90 %): cumplido en lo técnico, en consolidación.</w:t>
      </w:r>
      <w:r>
        <w:t xml:space="preserve"> Se compararon seis mod</w:t>
      </w:r>
      <w:r>
        <w:t xml:space="preserve">elos de familias distintas y nueve descartados. El ensamble reduce el MAE en 27 % frente a la persistencia a 24 h (40,97 frente a 56,40 COP/kWh) y en 23 % a 72 h, con significancia estadística. Falta validar el ensamble completo en los orígenes históricos </w:t>
      </w:r>
      <w:r>
        <w:t>1 a 5.</w:t>
      </w:r>
    </w:p>
    <w:p w:rsidR="00EE526E" w:rsidRDefault="00D67E16" w14:paraId="7E73514D" w14:textId="77777777">
      <w:pPr>
        <w:spacing w:after="100"/>
        <w:jc w:val="both"/>
      </w:pPr>
      <w:r>
        <w:rPr>
          <w:b/>
        </w:rPr>
        <w:t>OE3 (70 %): en ejecución.</w:t>
      </w:r>
      <w:r>
        <w:t xml:space="preserve"> El motor traduce las bandas en señales de comprar, vender o esperar para dos roles y dos horizontes con cuatro métodos, y elige el método activo por un criterio de estabilidad entre las dos mitades del periodo; el dashboard funciona y se verificó con prue</w:t>
      </w:r>
      <w:r>
        <w:t>bas automatizadas. Faltan la biblioteca de imágenes, conectar el motor al ensamble de seis votantes (hoy usa las bandas de N-BEATSx) e integrar las métricas de forma del día [36].</w:t>
      </w:r>
    </w:p>
    <w:p w:rsidR="00EE526E" w:rsidRDefault="00D67E16" w14:paraId="29030351" w14:textId="77777777">
      <w:pPr>
        <w:spacing w:after="100"/>
        <w:jc w:val="both"/>
      </w:pPr>
      <w:r>
        <w:rPr>
          <w:b/>
        </w:rPr>
        <w:t>OE4 (35 %): en ejecución.</w:t>
      </w:r>
      <w:r>
        <w:t xml:space="preserve"> El backtesting por mitades mostró que el método de</w:t>
      </w:r>
      <w:r>
        <w:t xml:space="preserve"> mejor promedio («banda») no se sostiene en todo 2026; el criterio de estabilidad elige «híbrido» y «rodante», con ventaja positiva y frecuencia válida en ambas mitades. Falta la validación con 3 a 5 usuarios, planeada en la Fase 4.</w:t>
      </w:r>
    </w:p>
    <w:p w:rsidR="00EE526E" w:rsidRDefault="00D67E16" w14:paraId="73A2F624" w14:textId="77777777">
      <w:pPr>
        <w:spacing w:after="100"/>
        <w:jc w:val="both"/>
      </w:pPr>
      <w:r>
        <w:rPr>
          <w:b/>
        </w:rPr>
        <w:t>Objetivo general (74 %)</w:t>
      </w:r>
      <w:r>
        <w:rPr>
          <w:b/>
        </w:rPr>
        <w:t>.</w:t>
      </w:r>
      <w:r>
        <w:t xml:space="preserve"> La plataforma procesa, pronostica y recomienda de principio a fin con resultados verificados estadísticamente; se cumplirá al cerrar OE3 y OE4.</w:t>
      </w:r>
    </w:p>
    <w:p w:rsidR="00EE526E" w:rsidRDefault="00D67E16" w14:paraId="4DC9BA5D" w14:textId="77777777">
      <w:pPr>
        <w:spacing w:before="100" w:after="100"/>
        <w:jc w:val="both"/>
      </w:pPr>
      <w:commentRangeStart w:id="1023091307"/>
      <w:r w:rsidRPr="571BBE60" w:rsidR="36EA05EC">
        <w:rPr>
          <w:b w:val="1"/>
          <w:bCs w:val="1"/>
        </w:rPr>
        <w:t>Recomendaciones</w:t>
      </w:r>
      <w:commentRangeEnd w:id="1023091307"/>
      <w:r>
        <w:rPr>
          <w:rStyle w:val="CommentReference"/>
        </w:rPr>
        <w:commentReference w:id="1023091307"/>
      </w:r>
      <w:r w:rsidRPr="571BBE60" w:rsidR="36EA05EC">
        <w:rPr>
          <w:b w:val="1"/>
          <w:bCs w:val="1"/>
        </w:rPr>
        <w:t>:</w:t>
      </w:r>
    </w:p>
    <w:p w:rsidR="00EE526E" w:rsidRDefault="00D67E16" w14:paraId="4EFF6238" w14:textId="77777777">
      <w:pPr>
        <w:spacing w:after="60"/>
        <w:ind w:left="426" w:hanging="284"/>
        <w:jc w:val="both"/>
      </w:pPr>
      <w:r>
        <w:t>1.</w:t>
      </w:r>
      <w:r>
        <w:tab/>
      </w:r>
      <w:r>
        <w:t>Validar el dashboard con 3-5 usuarios mediante un cuestionario de comprensión (OE4).</w:t>
      </w:r>
    </w:p>
    <w:p w:rsidR="00EE526E" w:rsidRDefault="00D67E16" w14:paraId="3667CF6B" w14:textId="77777777">
      <w:pPr>
        <w:spacing w:after="60"/>
        <w:ind w:left="426" w:hanging="284"/>
        <w:jc w:val="both"/>
      </w:pPr>
      <w:r>
        <w:t>2.</w:t>
      </w:r>
      <w:r>
        <w:tab/>
      </w:r>
      <w:r>
        <w:t>Conectar el motor al ensamble de seis votantes y ajustar su confianza según la hora de lanzamiento (el error sube de 41 a 52 COP/kWh entre el corte de las 00:00 y el</w:t>
      </w:r>
      <w:r>
        <w:t xml:space="preserve"> de las 23:00).</w:t>
      </w:r>
    </w:p>
    <w:p w:rsidR="00EE526E" w:rsidRDefault="00D67E16" w14:paraId="478D03E1" w14:textId="77777777">
      <w:pPr>
        <w:spacing w:after="60"/>
        <w:ind w:left="426" w:hanging="284"/>
        <w:jc w:val="both"/>
      </w:pPr>
      <w:r>
        <w:t>3.</w:t>
      </w:r>
      <w:r>
        <w:tab/>
      </w:r>
      <w:r>
        <w:t>Usar umbrales relativos móviles de 90 días para el régimen hidrológico: en 2026 ninguna hora cae bajo el umbral absoluto de «embalse bajo».</w:t>
      </w:r>
    </w:p>
    <w:p w:rsidR="00EE526E" w:rsidRDefault="00D67E16" w14:paraId="07DA9793" w14:textId="77777777">
      <w:pPr>
        <w:spacing w:after="60"/>
        <w:ind w:left="426" w:hanging="284"/>
        <w:jc w:val="both"/>
      </w:pPr>
      <w:r>
        <w:t>4.</w:t>
      </w:r>
      <w:r>
        <w:tab/>
      </w:r>
      <w:r>
        <w:t>Evaluar el ensamble completo en los orígenes 1 a 5 y completar la biblioteca de imágenes (OE3)</w:t>
      </w:r>
      <w:r>
        <w:t>.</w:t>
      </w:r>
    </w:p>
    <w:p w:rsidR="00EE526E" w:rsidRDefault="00D67E16" w14:paraId="67F584CB" w14:textId="77777777">
      <w:pPr>
        <w:spacing w:after="60"/>
        <w:ind w:left="426" w:hanging="284"/>
        <w:jc w:val="both"/>
      </w:pPr>
      <w:r>
        <w:t>5.</w:t>
      </w:r>
      <w:r>
        <w:tab/>
      </w:r>
      <w:r>
        <w:t>En una fase posterior, incorporar métricas de decisión basadas en la forma del día [36] e información de ofertas por planta, hoy fuera del alcance, que explica buena parte del error residual.</w:t>
      </w:r>
    </w:p>
    <w:p w:rsidR="00EE526E" w:rsidRDefault="00D67E16" w14:paraId="50F447E5" w14:textId="77777777">
      <w:pPr>
        <w:spacing w:after="60"/>
        <w:ind w:left="426" w:hanging="284"/>
        <w:jc w:val="both"/>
      </w:pPr>
      <w:r>
        <w:t>6.</w:t>
      </w:r>
      <w:r>
        <w:tab/>
      </w:r>
      <w:r>
        <w:t>Evaluar el criterio de estabilidad con más de dos subper</w:t>
      </w:r>
      <w:r>
        <w:t>iodos o con una formulación de bandits no estacionarios [37], y probar formalmente la ventana de 30 días y los percentiles 25/75 del motor.</w:t>
      </w:r>
    </w:p>
    <w:p w:rsidR="00482E0E" w:rsidP="00874741" w:rsidRDefault="00D67E16" w14:paraId="46770876" w14:textId="77777777">
      <w:pPr>
        <w:pStyle w:val="Heading1"/>
        <w:keepNext/>
        <w:numPr>
          <w:ilvl w:val="0"/>
          <w:numId w:val="4"/>
        </w:numPr>
        <w:spacing w:before="420"/>
      </w:pPr>
      <w:bookmarkStart w:name="_Toc240440268" w:id="136"/>
      <w:bookmarkStart w:name="_Toc241072143" w:id="137"/>
      <w:bookmarkStart w:name="_Toc241072507" w:id="138"/>
      <w:bookmarkStart w:name="_Toc241232122" w:id="139"/>
      <w:r>
        <w:t>Bibliografía (formato IEEE)</w:t>
      </w:r>
      <w:bookmarkEnd w:id="136"/>
      <w:bookmarkEnd w:id="137"/>
      <w:bookmarkEnd w:id="138"/>
      <w:bookmarkEnd w:id="139"/>
    </w:p>
    <w:p w:rsidR="00EE526E" w:rsidRDefault="00D67E16" w14:paraId="5F8C82C3" w14:textId="77777777">
      <w:pPr>
        <w:spacing w:after="80"/>
        <w:ind w:left="567" w:hanging="567"/>
      </w:pPr>
      <w:r>
        <w:rPr>
          <w:sz w:val="20"/>
          <w:szCs w:val="20"/>
        </w:rPr>
        <w:t>[1]</w:t>
      </w:r>
      <w:r>
        <w:rPr>
          <w:sz w:val="20"/>
          <w:szCs w:val="20"/>
        </w:rPr>
        <w:tab/>
      </w:r>
      <w:r>
        <w:rPr>
          <w:sz w:val="20"/>
          <w:szCs w:val="20"/>
        </w:rPr>
        <w:t>International Energy Agency, "Colombia 2023 — Energy Policy Review," IEA, París, Fra</w:t>
      </w:r>
      <w:r>
        <w:rPr>
          <w:sz w:val="20"/>
          <w:szCs w:val="20"/>
        </w:rPr>
        <w:t>ncia, 2023.</w:t>
      </w:r>
    </w:p>
    <w:p w:rsidR="00EE526E" w:rsidRDefault="00D67E16" w14:paraId="2C816242" w14:textId="77777777">
      <w:pPr>
        <w:spacing w:after="80"/>
        <w:ind w:left="567" w:hanging="567"/>
      </w:pPr>
      <w:r>
        <w:rPr>
          <w:sz w:val="20"/>
          <w:szCs w:val="20"/>
        </w:rPr>
        <w:t>[2]</w:t>
      </w:r>
      <w:r>
        <w:rPr>
          <w:sz w:val="20"/>
          <w:szCs w:val="20"/>
        </w:rPr>
        <w:tab/>
      </w:r>
      <w:r>
        <w:rPr>
          <w:sz w:val="20"/>
          <w:szCs w:val="20"/>
        </w:rPr>
        <w:t>J. D. Barceló Barraza y R. A. Dede Perdomo, "Anexo 1 — Formulación del proyecto: Diseño de una plataforma de procesamiento y analítica de datos para el pronóstico del precio de la energía y el apoyo en la toma de decisiones," Depto. de Inge</w:t>
      </w:r>
      <w:r>
        <w:rPr>
          <w:sz w:val="20"/>
          <w:szCs w:val="20"/>
        </w:rPr>
        <w:t>niería Eléctrica y Electrónica, Universidad del Norte, Barranquilla, Colombia, 2026.</w:t>
      </w:r>
    </w:p>
    <w:p w:rsidR="00EE526E" w:rsidRDefault="00D67E16" w14:paraId="7AA35BA2" w14:textId="77777777">
      <w:pPr>
        <w:spacing w:after="80"/>
        <w:ind w:left="567" w:hanging="567"/>
      </w:pPr>
      <w:r>
        <w:rPr>
          <w:sz w:val="20"/>
          <w:szCs w:val="20"/>
        </w:rPr>
        <w:t>[3]</w:t>
      </w:r>
      <w:r>
        <w:rPr>
          <w:sz w:val="20"/>
          <w:szCs w:val="20"/>
        </w:rPr>
        <w:tab/>
      </w:r>
      <w:r>
        <w:rPr>
          <w:sz w:val="20"/>
          <w:szCs w:val="20"/>
        </w:rPr>
        <w:t xml:space="preserve">ACIEM y Consejo Profesional Nacional de Ingenierías Eléctrica, Mecánica y Profesiones Afines, </w:t>
      </w:r>
      <w:r>
        <w:rPr>
          <w:i/>
          <w:sz w:val="20"/>
          <w:szCs w:val="20"/>
        </w:rPr>
        <w:t>Manual de Referencia de Tarifas en Ingeniería</w:t>
      </w:r>
      <w:r>
        <w:rPr>
          <w:sz w:val="20"/>
          <w:szCs w:val="20"/>
        </w:rPr>
        <w:t>. Cundinamarca, Colombia, 20</w:t>
      </w:r>
      <w:r>
        <w:rPr>
          <w:sz w:val="20"/>
          <w:szCs w:val="20"/>
        </w:rPr>
        <w:t>15.</w:t>
      </w:r>
    </w:p>
    <w:p w:rsidR="00EE526E" w:rsidRDefault="00D67E16" w14:paraId="67FF5800" w14:textId="77777777">
      <w:pPr>
        <w:spacing w:after="80"/>
        <w:ind w:left="567" w:hanging="567"/>
      </w:pPr>
      <w:r>
        <w:rPr>
          <w:sz w:val="20"/>
          <w:szCs w:val="20"/>
        </w:rPr>
        <w:t>[4]</w:t>
      </w:r>
      <w:r>
        <w:rPr>
          <w:sz w:val="20"/>
          <w:szCs w:val="20"/>
        </w:rPr>
        <w:tab/>
      </w:r>
      <w:r>
        <w:rPr>
          <w:sz w:val="20"/>
          <w:szCs w:val="20"/>
        </w:rPr>
        <w:t>XM S.A. E.S.P., "API de datos del Sistema de Información del Mercado de Energía Mayorista," servapibi.xm.com.co. Consultado: ago. 2026.</w:t>
      </w:r>
    </w:p>
    <w:p w:rsidR="00EE526E" w:rsidRDefault="00D67E16" w14:paraId="49DFE578" w14:textId="77777777">
      <w:pPr>
        <w:spacing w:after="80"/>
        <w:ind w:left="567" w:hanging="567"/>
      </w:pPr>
      <w:r>
        <w:rPr>
          <w:sz w:val="20"/>
          <w:szCs w:val="20"/>
        </w:rPr>
        <w:t>[5]</w:t>
      </w:r>
      <w:r>
        <w:rPr>
          <w:sz w:val="20"/>
          <w:szCs w:val="20"/>
        </w:rPr>
        <w:tab/>
      </w:r>
      <w:r>
        <w:rPr>
          <w:sz w:val="20"/>
          <w:szCs w:val="20"/>
        </w:rPr>
        <w:t xml:space="preserve">R. Weron, "Electricity price forecasting: A review of the state-of-the-art with a look into the future," </w:t>
      </w:r>
      <w:r>
        <w:rPr>
          <w:i/>
          <w:sz w:val="20"/>
          <w:szCs w:val="20"/>
        </w:rPr>
        <w:t>Int</w:t>
      </w:r>
      <w:r>
        <w:rPr>
          <w:i/>
          <w:sz w:val="20"/>
          <w:szCs w:val="20"/>
        </w:rPr>
        <w:t>. J. Forecast.</w:t>
      </w:r>
      <w:r>
        <w:rPr>
          <w:sz w:val="20"/>
          <w:szCs w:val="20"/>
        </w:rPr>
        <w:t>, vol. 30, no. 4, pp. 1030–1081, 2014.</w:t>
      </w:r>
    </w:p>
    <w:p w:rsidR="00EE526E" w:rsidRDefault="00D67E16" w14:paraId="2D7314E5" w14:textId="77777777">
      <w:pPr>
        <w:spacing w:after="80"/>
        <w:ind w:left="567" w:hanging="567"/>
      </w:pPr>
      <w:r>
        <w:rPr>
          <w:sz w:val="20"/>
          <w:szCs w:val="20"/>
        </w:rPr>
        <w:t>[6]</w:t>
      </w:r>
      <w:r>
        <w:rPr>
          <w:sz w:val="20"/>
          <w:szCs w:val="20"/>
        </w:rPr>
        <w:tab/>
      </w:r>
      <w:r>
        <w:rPr>
          <w:sz w:val="20"/>
          <w:szCs w:val="20"/>
        </w:rPr>
        <w:t xml:space="preserve">F. X. Diebold y R. S. Mariano, "Comparing predictive accuracy," </w:t>
      </w:r>
      <w:r>
        <w:rPr>
          <w:i/>
          <w:sz w:val="20"/>
          <w:szCs w:val="20"/>
        </w:rPr>
        <w:t>J. Bus. Econ. Stat.</w:t>
      </w:r>
      <w:r>
        <w:rPr>
          <w:sz w:val="20"/>
          <w:szCs w:val="20"/>
        </w:rPr>
        <w:t>, vol. 13, no. 3, pp. 253–263, 1995.</w:t>
      </w:r>
    </w:p>
    <w:p w:rsidR="00EE526E" w:rsidRDefault="00D67E16" w14:paraId="32F5690A" w14:textId="77777777">
      <w:pPr>
        <w:spacing w:after="80"/>
        <w:ind w:left="567" w:hanging="567"/>
      </w:pPr>
      <w:r>
        <w:rPr>
          <w:sz w:val="20"/>
          <w:szCs w:val="20"/>
        </w:rPr>
        <w:t>[7]</w:t>
      </w:r>
      <w:r>
        <w:rPr>
          <w:sz w:val="20"/>
          <w:szCs w:val="20"/>
        </w:rPr>
        <w:tab/>
      </w:r>
      <w:r>
        <w:rPr>
          <w:sz w:val="20"/>
          <w:szCs w:val="20"/>
        </w:rPr>
        <w:t>J. Lago, G. Marcjasz, B. De Schutter y R. Weron, "Forecasting day-ahead ele</w:t>
      </w:r>
      <w:r>
        <w:rPr>
          <w:sz w:val="20"/>
          <w:szCs w:val="20"/>
        </w:rPr>
        <w:t xml:space="preserve">ctricity prices: A review of state-of-the-art algorithms, best practices and an open-access benchmark," </w:t>
      </w:r>
      <w:r>
        <w:rPr>
          <w:i/>
          <w:sz w:val="20"/>
          <w:szCs w:val="20"/>
        </w:rPr>
        <w:t>Appl. Energy</w:t>
      </w:r>
      <w:r>
        <w:rPr>
          <w:sz w:val="20"/>
          <w:szCs w:val="20"/>
        </w:rPr>
        <w:t>, vol. 293, art. 116983, 2021, doi: 10.1016/j.apenergy.2021.116983.</w:t>
      </w:r>
    </w:p>
    <w:p w:rsidR="00EE526E" w:rsidRDefault="00D67E16" w14:paraId="0BCB61ED" w14:textId="77777777">
      <w:pPr>
        <w:spacing w:after="80"/>
        <w:ind w:left="567" w:hanging="567"/>
      </w:pPr>
      <w:r>
        <w:rPr>
          <w:sz w:val="20"/>
          <w:szCs w:val="20"/>
        </w:rPr>
        <w:t>[8]</w:t>
      </w:r>
      <w:r>
        <w:rPr>
          <w:sz w:val="20"/>
          <w:szCs w:val="20"/>
        </w:rPr>
        <w:tab/>
      </w:r>
      <w:r>
        <w:rPr>
          <w:sz w:val="20"/>
          <w:szCs w:val="20"/>
        </w:rPr>
        <w:t>NOAA Climate Prediction Center, "Cold &amp; Warm Episodes by Season — Oc</w:t>
      </w:r>
      <w:r>
        <w:rPr>
          <w:sz w:val="20"/>
          <w:szCs w:val="20"/>
        </w:rPr>
        <w:t>eanic Niño Index (ONI)," cpc.ncep.noaa.gov/products/analysis_monitoring/enso/oni. Consultado: 6-ago-2026.</w:t>
      </w:r>
    </w:p>
    <w:p w:rsidR="00EE526E" w:rsidRDefault="00D67E16" w14:paraId="14788AE8" w14:textId="77777777">
      <w:pPr>
        <w:spacing w:after="80"/>
        <w:ind w:left="567" w:hanging="567"/>
      </w:pPr>
      <w:r>
        <w:rPr>
          <w:sz w:val="20"/>
          <w:szCs w:val="20"/>
        </w:rPr>
        <w:t>[9]</w:t>
      </w:r>
      <w:r>
        <w:rPr>
          <w:sz w:val="20"/>
          <w:szCs w:val="20"/>
        </w:rPr>
        <w:tab/>
      </w:r>
      <w:r>
        <w:rPr>
          <w:sz w:val="20"/>
          <w:szCs w:val="20"/>
        </w:rPr>
        <w:t>A. P. Agudelo, J. M. López-Lezama y E. Velilla, "Predicción del precio de la electricidad en la bolsa mediante un modelo neuronal no-lineal autorr</w:t>
      </w:r>
      <w:r>
        <w:rPr>
          <w:sz w:val="20"/>
          <w:szCs w:val="20"/>
        </w:rPr>
        <w:t xml:space="preserve">egresivo con entradas exógenas," </w:t>
      </w:r>
      <w:r>
        <w:rPr>
          <w:i/>
          <w:sz w:val="20"/>
          <w:szCs w:val="20"/>
        </w:rPr>
        <w:t>Inf. Tecnol.</w:t>
      </w:r>
      <w:r>
        <w:rPr>
          <w:sz w:val="20"/>
          <w:szCs w:val="20"/>
        </w:rPr>
        <w:t>, vol. 26, no. 6, pp. 99–108, 2015, doi: 10.4067/S0718-07642015000600012.</w:t>
      </w:r>
    </w:p>
    <w:p w:rsidR="00EE526E" w:rsidRDefault="00D67E16" w14:paraId="6F759688" w14:textId="77777777">
      <w:pPr>
        <w:spacing w:after="80"/>
        <w:ind w:left="567" w:hanging="567"/>
      </w:pPr>
      <w:r>
        <w:rPr>
          <w:sz w:val="20"/>
          <w:szCs w:val="20"/>
        </w:rPr>
        <w:t>[10]</w:t>
      </w:r>
      <w:r>
        <w:rPr>
          <w:sz w:val="20"/>
          <w:szCs w:val="20"/>
        </w:rPr>
        <w:tab/>
      </w:r>
      <w:r>
        <w:rPr>
          <w:sz w:val="20"/>
          <w:szCs w:val="20"/>
        </w:rPr>
        <w:t>A. Muñoz-Santiago, J. Urquijo-Vanstrahlengs, A. Castro-Otero y J. Lombana, "Pronóstico del precio de la energía en Colombia utilizan</w:t>
      </w:r>
      <w:r>
        <w:rPr>
          <w:sz w:val="20"/>
          <w:szCs w:val="20"/>
        </w:rPr>
        <w:t xml:space="preserve">do modelos ARIMA con IGARCH," </w:t>
      </w:r>
      <w:r>
        <w:rPr>
          <w:i/>
          <w:sz w:val="20"/>
          <w:szCs w:val="20"/>
        </w:rPr>
        <w:t>Rev. Econ. Rosario</w:t>
      </w:r>
      <w:r>
        <w:rPr>
          <w:sz w:val="20"/>
          <w:szCs w:val="20"/>
        </w:rPr>
        <w:t>, vol. 20, no. 1, pp. 127–161, 2017, doi: 10.12804/revistas.urosario.edu.co/economia/a.6152.</w:t>
      </w:r>
    </w:p>
    <w:p w:rsidR="00EE526E" w:rsidRDefault="00D67E16" w14:paraId="0D1CDEB6" w14:textId="77777777">
      <w:pPr>
        <w:spacing w:after="80"/>
        <w:ind w:left="567" w:hanging="567"/>
      </w:pPr>
      <w:r>
        <w:rPr>
          <w:sz w:val="20"/>
          <w:szCs w:val="20"/>
        </w:rPr>
        <w:t>[11]</w:t>
      </w:r>
      <w:r>
        <w:rPr>
          <w:sz w:val="20"/>
          <w:szCs w:val="20"/>
        </w:rPr>
        <w:tab/>
      </w:r>
      <w:r>
        <w:rPr>
          <w:sz w:val="20"/>
          <w:szCs w:val="20"/>
        </w:rPr>
        <w:t xml:space="preserve">J. Barrientos Marín, E. Tabares Orozco y E. Velilla, "Forecasting electricity price in Colombia: A comparison </w:t>
      </w:r>
      <w:r>
        <w:rPr>
          <w:sz w:val="20"/>
          <w:szCs w:val="20"/>
        </w:rPr>
        <w:t xml:space="preserve">between neural network, ARMA process and hybrid models," </w:t>
      </w:r>
      <w:r>
        <w:rPr>
          <w:i/>
          <w:sz w:val="20"/>
          <w:szCs w:val="20"/>
        </w:rPr>
        <w:t>Int. J. Energy Econ. Policy</w:t>
      </w:r>
      <w:r>
        <w:rPr>
          <w:sz w:val="20"/>
          <w:szCs w:val="20"/>
        </w:rPr>
        <w:t>, vol. 8, no. 3, pp. 97–106, 2018.</w:t>
      </w:r>
    </w:p>
    <w:p w:rsidR="00EE526E" w:rsidRDefault="00D67E16" w14:paraId="2798B6F9" w14:textId="77777777">
      <w:pPr>
        <w:spacing w:after="80"/>
        <w:ind w:left="567" w:hanging="567"/>
      </w:pPr>
      <w:r>
        <w:rPr>
          <w:sz w:val="20"/>
          <w:szCs w:val="20"/>
        </w:rPr>
        <w:t>[12]</w:t>
      </w:r>
      <w:r>
        <w:rPr>
          <w:sz w:val="20"/>
          <w:szCs w:val="20"/>
        </w:rPr>
        <w:tab/>
      </w:r>
      <w:r>
        <w:rPr>
          <w:sz w:val="20"/>
          <w:szCs w:val="20"/>
        </w:rPr>
        <w:t xml:space="preserve">S. Gallón y J. Barrientos, "Forecasting the Colombian electricity spot price under a functional approach," </w:t>
      </w:r>
      <w:r>
        <w:rPr>
          <w:i/>
          <w:sz w:val="20"/>
          <w:szCs w:val="20"/>
        </w:rPr>
        <w:t>Int. J. Energy Econ. Poli</w:t>
      </w:r>
      <w:r>
        <w:rPr>
          <w:i/>
          <w:sz w:val="20"/>
          <w:szCs w:val="20"/>
        </w:rPr>
        <w:t>cy</w:t>
      </w:r>
      <w:r>
        <w:rPr>
          <w:sz w:val="20"/>
          <w:szCs w:val="20"/>
        </w:rPr>
        <w:t>, vol. 11, no. 2, pp. 67–74, 2021, doi: 10.32479/ijeep.10607.</w:t>
      </w:r>
    </w:p>
    <w:p w:rsidR="00EE526E" w:rsidRDefault="00D67E16" w14:paraId="28B0338B" w14:textId="77777777">
      <w:pPr>
        <w:spacing w:after="80"/>
        <w:ind w:left="567" w:hanging="567"/>
      </w:pPr>
      <w:r>
        <w:rPr>
          <w:sz w:val="20"/>
          <w:szCs w:val="20"/>
        </w:rPr>
        <w:t>[13]</w:t>
      </w:r>
      <w:r>
        <w:rPr>
          <w:sz w:val="20"/>
          <w:szCs w:val="20"/>
        </w:rPr>
        <w:tab/>
      </w:r>
      <w:r>
        <w:rPr>
          <w:sz w:val="20"/>
          <w:szCs w:val="20"/>
        </w:rPr>
        <w:t xml:space="preserve">G. Kapoor y N. Wichitaksorn, "Electricity price forecasting in New Zealand: A comparative analysis of statistical and machine learning models with feature selection," </w:t>
      </w:r>
      <w:r>
        <w:rPr>
          <w:i/>
          <w:sz w:val="20"/>
          <w:szCs w:val="20"/>
        </w:rPr>
        <w:t>Appl. Energy</w:t>
      </w:r>
      <w:r>
        <w:rPr>
          <w:sz w:val="20"/>
          <w:szCs w:val="20"/>
        </w:rPr>
        <w:t>, vol. 347, art. 121446, 2023, doi: 10.1016/j.apenergy.2023.121446.</w:t>
      </w:r>
    </w:p>
    <w:p w:rsidR="00EE526E" w:rsidRDefault="00D67E16" w14:paraId="0AB6211C" w14:textId="77777777">
      <w:pPr>
        <w:spacing w:after="80"/>
        <w:ind w:left="567" w:hanging="567"/>
      </w:pPr>
      <w:r>
        <w:rPr>
          <w:sz w:val="20"/>
          <w:szCs w:val="20"/>
        </w:rPr>
        <w:t>[14]</w:t>
      </w:r>
      <w:r>
        <w:rPr>
          <w:sz w:val="20"/>
          <w:szCs w:val="20"/>
        </w:rPr>
        <w:tab/>
      </w:r>
      <w:r>
        <w:rPr>
          <w:sz w:val="20"/>
          <w:szCs w:val="20"/>
        </w:rPr>
        <w:t xml:space="preserve">F. Ziel y R. Weron, "Day-ahead electricity price forecasting with high-dimensional structures: Univariate vs. multivariate modeling frameworks," </w:t>
      </w:r>
      <w:r>
        <w:rPr>
          <w:i/>
          <w:sz w:val="20"/>
          <w:szCs w:val="20"/>
        </w:rPr>
        <w:t>Energy Econ.</w:t>
      </w:r>
      <w:r>
        <w:rPr>
          <w:sz w:val="20"/>
          <w:szCs w:val="20"/>
        </w:rPr>
        <w:t>, vol. 70, pp. 396–420, 2018, doi: 10.1016/j.eneco.2017.12.016.</w:t>
      </w:r>
    </w:p>
    <w:p w:rsidR="00EE526E" w:rsidRDefault="00D67E16" w14:paraId="0820D8D6" w14:textId="77777777">
      <w:pPr>
        <w:spacing w:after="80"/>
        <w:ind w:left="567" w:hanging="567"/>
      </w:pPr>
      <w:r>
        <w:rPr>
          <w:sz w:val="20"/>
          <w:szCs w:val="20"/>
        </w:rPr>
        <w:t>[15]</w:t>
      </w:r>
      <w:r>
        <w:rPr>
          <w:sz w:val="20"/>
          <w:szCs w:val="20"/>
        </w:rPr>
        <w:tab/>
      </w:r>
      <w:r>
        <w:rPr>
          <w:sz w:val="20"/>
          <w:szCs w:val="20"/>
        </w:rPr>
        <w:t xml:space="preserve">Y. Romano, E. Patterson y E. </w:t>
      </w:r>
      <w:r>
        <w:rPr>
          <w:sz w:val="20"/>
          <w:szCs w:val="20"/>
        </w:rPr>
        <w:t xml:space="preserve">Candès, "Conformalized quantile regression," en </w:t>
      </w:r>
      <w:r>
        <w:rPr>
          <w:i/>
          <w:sz w:val="20"/>
          <w:szCs w:val="20"/>
        </w:rPr>
        <w:t>Adv. Neural Inf. Process. Syst. 32 (NeurIPS 2019)</w:t>
      </w:r>
      <w:r>
        <w:rPr>
          <w:sz w:val="20"/>
          <w:szCs w:val="20"/>
        </w:rPr>
        <w:t>, Vancouver, Canadá, 2019.</w:t>
      </w:r>
    </w:p>
    <w:p w:rsidR="00EE526E" w:rsidRDefault="00D67E16" w14:paraId="6F2B3CEA" w14:textId="77777777">
      <w:pPr>
        <w:spacing w:after="80"/>
        <w:ind w:left="567" w:hanging="567"/>
      </w:pPr>
      <w:r>
        <w:rPr>
          <w:sz w:val="20"/>
          <w:szCs w:val="20"/>
        </w:rPr>
        <w:t>[16]</w:t>
      </w:r>
      <w:r>
        <w:rPr>
          <w:sz w:val="20"/>
          <w:szCs w:val="20"/>
        </w:rPr>
        <w:tab/>
      </w:r>
      <w:r>
        <w:rPr>
          <w:sz w:val="20"/>
          <w:szCs w:val="20"/>
        </w:rPr>
        <w:t xml:space="preserve">L. J. Tashman, "Out-of-sample tests of forecasting accuracy: An analysis and review," </w:t>
      </w:r>
      <w:r>
        <w:rPr>
          <w:i/>
          <w:sz w:val="20"/>
          <w:szCs w:val="20"/>
        </w:rPr>
        <w:t>Int. J. Forecast.</w:t>
      </w:r>
      <w:r>
        <w:rPr>
          <w:sz w:val="20"/>
          <w:szCs w:val="20"/>
        </w:rPr>
        <w:t>, vol. 16, no. 4, pp. 43</w:t>
      </w:r>
      <w:r>
        <w:rPr>
          <w:sz w:val="20"/>
          <w:szCs w:val="20"/>
        </w:rPr>
        <w:t>7–450, 2000, doi: 10.1016/S0169-2070(00)00065-0.</w:t>
      </w:r>
    </w:p>
    <w:p w:rsidR="00EE526E" w:rsidRDefault="00D67E16" w14:paraId="68CCDF88" w14:textId="77777777">
      <w:pPr>
        <w:spacing w:after="80"/>
        <w:ind w:left="567" w:hanging="567"/>
      </w:pPr>
      <w:r>
        <w:rPr>
          <w:sz w:val="20"/>
          <w:szCs w:val="20"/>
        </w:rPr>
        <w:t>[17]</w:t>
      </w:r>
      <w:r>
        <w:rPr>
          <w:sz w:val="20"/>
          <w:szCs w:val="20"/>
        </w:rPr>
        <w:tab/>
      </w:r>
      <w:r>
        <w:rPr>
          <w:sz w:val="20"/>
          <w:szCs w:val="20"/>
        </w:rPr>
        <w:t xml:space="preserve">ISO 8601-1:2019, </w:t>
      </w:r>
      <w:r>
        <w:rPr>
          <w:i/>
          <w:sz w:val="20"/>
          <w:szCs w:val="20"/>
        </w:rPr>
        <w:t>Date and time — Representations for information interchange — Part 1: Basic rules</w:t>
      </w:r>
      <w:r>
        <w:rPr>
          <w:sz w:val="20"/>
          <w:szCs w:val="20"/>
        </w:rPr>
        <w:t>, International Organization for Standardization, Ginebra, Suiza, 2019.</w:t>
      </w:r>
    </w:p>
    <w:p w:rsidR="00EE526E" w:rsidRDefault="00D67E16" w14:paraId="16A84E6F" w14:textId="77777777">
      <w:pPr>
        <w:spacing w:after="80"/>
        <w:ind w:left="567" w:hanging="567"/>
      </w:pPr>
      <w:r>
        <w:rPr>
          <w:sz w:val="20"/>
          <w:szCs w:val="20"/>
        </w:rPr>
        <w:t>[18]</w:t>
      </w:r>
      <w:r>
        <w:rPr>
          <w:sz w:val="20"/>
          <w:szCs w:val="20"/>
        </w:rPr>
        <w:tab/>
      </w:r>
      <w:r>
        <w:rPr>
          <w:sz w:val="20"/>
          <w:szCs w:val="20"/>
        </w:rPr>
        <w:t>Comisión de Regulación de E</w:t>
      </w:r>
      <w:r>
        <w:rPr>
          <w:sz w:val="20"/>
          <w:szCs w:val="20"/>
        </w:rPr>
        <w:t>nergía y Gas (CREG), "Resolución CREG 101 018 de 2022," Bogotá, Colombia, 2022.</w:t>
      </w:r>
    </w:p>
    <w:p w:rsidR="00EE526E" w:rsidRDefault="00D67E16" w14:paraId="51D5ACA0" w14:textId="77777777">
      <w:pPr>
        <w:spacing w:after="80"/>
        <w:ind w:left="567" w:hanging="567"/>
      </w:pPr>
      <w:r>
        <w:rPr>
          <w:sz w:val="20"/>
          <w:szCs w:val="20"/>
        </w:rPr>
        <w:t>[19]</w:t>
      </w:r>
      <w:r>
        <w:rPr>
          <w:sz w:val="20"/>
          <w:szCs w:val="20"/>
        </w:rPr>
        <w:tab/>
      </w:r>
      <w:r>
        <w:rPr>
          <w:sz w:val="20"/>
          <w:szCs w:val="20"/>
        </w:rPr>
        <w:t>Congreso de la República de Colombia, "Ley Estatutaria 1581 de 2012, por la cual se dictan disposiciones generales para la protección de datos personales," Bogotá, Colombi</w:t>
      </w:r>
      <w:r>
        <w:rPr>
          <w:sz w:val="20"/>
          <w:szCs w:val="20"/>
        </w:rPr>
        <w:t>a, oct. 2012.</w:t>
      </w:r>
    </w:p>
    <w:p w:rsidR="00EE526E" w:rsidRDefault="00D67E16" w14:paraId="0D4C47BA" w14:textId="77777777">
      <w:pPr>
        <w:spacing w:after="80"/>
        <w:ind w:left="567" w:hanging="567"/>
      </w:pPr>
      <w:r>
        <w:rPr>
          <w:sz w:val="20"/>
          <w:szCs w:val="20"/>
        </w:rPr>
        <w:t>[20]</w:t>
      </w:r>
      <w:r>
        <w:rPr>
          <w:sz w:val="20"/>
          <w:szCs w:val="20"/>
        </w:rPr>
        <w:tab/>
      </w:r>
      <w:r>
        <w:rPr>
          <w:sz w:val="20"/>
          <w:szCs w:val="20"/>
        </w:rPr>
        <w:t xml:space="preserve">ISO/IEC 25010:2011, </w:t>
      </w:r>
      <w:r>
        <w:rPr>
          <w:i/>
          <w:sz w:val="20"/>
          <w:szCs w:val="20"/>
        </w:rPr>
        <w:t>Systems and software engineering — Systems and software Quality Requirements and Evaluation (SQuaRE) — System and software quality models</w:t>
      </w:r>
      <w:r>
        <w:rPr>
          <w:sz w:val="20"/>
          <w:szCs w:val="20"/>
        </w:rPr>
        <w:t>, ISO/IEC, Ginebra, Suiza, 2011.</w:t>
      </w:r>
    </w:p>
    <w:p w:rsidR="00EE526E" w:rsidRDefault="00D67E16" w14:paraId="426856A1" w14:textId="77777777">
      <w:pPr>
        <w:spacing w:after="80"/>
        <w:ind w:left="567" w:hanging="567"/>
      </w:pPr>
      <w:r>
        <w:rPr>
          <w:sz w:val="20"/>
          <w:szCs w:val="20"/>
        </w:rPr>
        <w:t>[21]</w:t>
      </w:r>
      <w:r>
        <w:rPr>
          <w:sz w:val="20"/>
          <w:szCs w:val="20"/>
        </w:rPr>
        <w:tab/>
      </w:r>
      <w:r>
        <w:rPr>
          <w:sz w:val="20"/>
          <w:szCs w:val="20"/>
        </w:rPr>
        <w:t>T. Bollerslev, "Generalized autoregressive</w:t>
      </w:r>
      <w:r>
        <w:rPr>
          <w:sz w:val="20"/>
          <w:szCs w:val="20"/>
        </w:rPr>
        <w:t xml:space="preserve"> conditional heteroskedasticity," </w:t>
      </w:r>
      <w:r>
        <w:rPr>
          <w:i/>
          <w:sz w:val="20"/>
          <w:szCs w:val="20"/>
        </w:rPr>
        <w:t>J. Econometrics</w:t>
      </w:r>
      <w:r>
        <w:rPr>
          <w:sz w:val="20"/>
          <w:szCs w:val="20"/>
        </w:rPr>
        <w:t>, vol. 31, no. 3, pp. 307–327, 1986.</w:t>
      </w:r>
    </w:p>
    <w:p w:rsidR="00EE526E" w:rsidRDefault="00D67E16" w14:paraId="37D030D6" w14:textId="77777777">
      <w:pPr>
        <w:spacing w:after="80"/>
        <w:ind w:left="567" w:hanging="567"/>
      </w:pPr>
      <w:r>
        <w:rPr>
          <w:sz w:val="20"/>
          <w:szCs w:val="20"/>
        </w:rPr>
        <w:t>[22]</w:t>
      </w:r>
      <w:r>
        <w:rPr>
          <w:sz w:val="20"/>
          <w:szCs w:val="20"/>
        </w:rPr>
        <w:tab/>
      </w:r>
      <w:r>
        <w:rPr>
          <w:sz w:val="20"/>
          <w:szCs w:val="20"/>
        </w:rPr>
        <w:t>K. G. Olivares, C. Challu, G. Marcjasz, R. Weron y A. Dubrawski, "Neural basis expansion analysis with exogenous variables: Forecasting electricity prices with NBEAT</w:t>
      </w:r>
      <w:r>
        <w:rPr>
          <w:sz w:val="20"/>
          <w:szCs w:val="20"/>
        </w:rPr>
        <w:t xml:space="preserve">Sx," </w:t>
      </w:r>
      <w:r>
        <w:rPr>
          <w:i/>
          <w:sz w:val="20"/>
          <w:szCs w:val="20"/>
        </w:rPr>
        <w:t>Int. J. Forecast.</w:t>
      </w:r>
      <w:r>
        <w:rPr>
          <w:sz w:val="20"/>
          <w:szCs w:val="20"/>
        </w:rPr>
        <w:t>, vol. 39, no. 2, pp. 884–900, 2023, doi: 10.1016/j.ijforecast.2022.03.001.</w:t>
      </w:r>
    </w:p>
    <w:p w:rsidR="00EE526E" w:rsidRDefault="00D67E16" w14:paraId="48EE4D1F" w14:textId="77777777">
      <w:pPr>
        <w:spacing w:after="80"/>
        <w:ind w:left="567" w:hanging="567"/>
      </w:pPr>
      <w:r>
        <w:rPr>
          <w:sz w:val="20"/>
          <w:szCs w:val="20"/>
        </w:rPr>
        <w:t>[23]</w:t>
      </w:r>
      <w:r>
        <w:rPr>
          <w:sz w:val="20"/>
          <w:szCs w:val="20"/>
        </w:rPr>
        <w:tab/>
      </w:r>
      <w:r>
        <w:rPr>
          <w:sz w:val="20"/>
          <w:szCs w:val="20"/>
        </w:rPr>
        <w:t xml:space="preserve">J. Nowotarski y R. Weron, "Computing electricity spot price prediction intervals using quantile regression and forecast averaging," </w:t>
      </w:r>
      <w:r>
        <w:rPr>
          <w:i/>
          <w:sz w:val="20"/>
          <w:szCs w:val="20"/>
        </w:rPr>
        <w:t>Comput. Stat.</w:t>
      </w:r>
      <w:r>
        <w:rPr>
          <w:sz w:val="20"/>
          <w:szCs w:val="20"/>
        </w:rPr>
        <w:t>, vol. 30, no. 3, pp. 791–803, 2015, doi: 10.1007/s00180-014-0523-0.</w:t>
      </w:r>
    </w:p>
    <w:p w:rsidR="00EE526E" w:rsidRDefault="00D67E16" w14:paraId="79116DC2" w14:textId="77777777">
      <w:pPr>
        <w:spacing w:after="80"/>
        <w:ind w:left="567" w:hanging="567"/>
      </w:pPr>
      <w:r>
        <w:rPr>
          <w:sz w:val="20"/>
          <w:szCs w:val="20"/>
        </w:rPr>
        <w:t>[24]</w:t>
      </w:r>
      <w:r>
        <w:rPr>
          <w:sz w:val="20"/>
          <w:szCs w:val="20"/>
        </w:rPr>
        <w:tab/>
      </w:r>
      <w:r>
        <w:rPr>
          <w:sz w:val="20"/>
          <w:szCs w:val="20"/>
        </w:rPr>
        <w:t xml:space="preserve">R. J. Hyndman y A. B. Koehler, "Another look at measures of forecast accuracy," </w:t>
      </w:r>
      <w:r>
        <w:rPr>
          <w:i/>
          <w:sz w:val="20"/>
          <w:szCs w:val="20"/>
        </w:rPr>
        <w:t>Int. J. Forecast.</w:t>
      </w:r>
      <w:r>
        <w:rPr>
          <w:sz w:val="20"/>
          <w:szCs w:val="20"/>
        </w:rPr>
        <w:t>, vol. 22, no. 4, pp. 679–688, 2006, doi: 10.1016/j.ijforecast.2006.03.001.</w:t>
      </w:r>
    </w:p>
    <w:p w:rsidR="00EE526E" w:rsidRDefault="00D67E16" w14:paraId="2CACA0F7" w14:textId="77777777">
      <w:pPr>
        <w:spacing w:after="80"/>
        <w:ind w:left="567" w:hanging="567"/>
      </w:pPr>
      <w:r>
        <w:rPr>
          <w:sz w:val="20"/>
          <w:szCs w:val="20"/>
        </w:rPr>
        <w:t>[25]</w:t>
      </w:r>
      <w:r>
        <w:rPr>
          <w:sz w:val="20"/>
          <w:szCs w:val="20"/>
        </w:rPr>
        <w:tab/>
      </w:r>
      <w:r>
        <w:rPr>
          <w:sz w:val="20"/>
          <w:szCs w:val="20"/>
        </w:rPr>
        <w:t>S. M</w:t>
      </w:r>
      <w:r>
        <w:rPr>
          <w:sz w:val="20"/>
          <w:szCs w:val="20"/>
        </w:rPr>
        <w:t xml:space="preserve">. Lundberg y S.-I. Lee, "A unified approach to interpreting model predictions," en </w:t>
      </w:r>
      <w:r>
        <w:rPr>
          <w:i/>
          <w:sz w:val="20"/>
          <w:szCs w:val="20"/>
        </w:rPr>
        <w:t>Adv. Neural Inf. Process. Syst. 30 (NIPS 2017)</w:t>
      </w:r>
      <w:r>
        <w:rPr>
          <w:sz w:val="20"/>
          <w:szCs w:val="20"/>
        </w:rPr>
        <w:t>, Long Beach, CA, EE. UU., 2017.</w:t>
      </w:r>
    </w:p>
    <w:p w:rsidR="00EE526E" w:rsidRDefault="00D67E16" w14:paraId="75A7F660" w14:textId="77777777">
      <w:pPr>
        <w:spacing w:after="80"/>
        <w:ind w:left="567" w:hanging="567"/>
      </w:pPr>
      <w:r>
        <w:rPr>
          <w:sz w:val="20"/>
          <w:szCs w:val="20"/>
        </w:rPr>
        <w:t>[26]</w:t>
      </w:r>
      <w:r>
        <w:rPr>
          <w:sz w:val="20"/>
          <w:szCs w:val="20"/>
        </w:rPr>
        <w:tab/>
      </w:r>
      <w:r>
        <w:rPr>
          <w:sz w:val="20"/>
          <w:szCs w:val="20"/>
        </w:rPr>
        <w:t xml:space="preserve">T. Chen y C. Guestrin, "XGBoost: A scalable tree boosting system," en </w:t>
      </w:r>
      <w:r>
        <w:rPr>
          <w:i/>
          <w:sz w:val="20"/>
          <w:szCs w:val="20"/>
        </w:rPr>
        <w:t>Proc. 22nd ACM SIGK</w:t>
      </w:r>
      <w:r>
        <w:rPr>
          <w:i/>
          <w:sz w:val="20"/>
          <w:szCs w:val="20"/>
        </w:rPr>
        <w:t>DD Int. Conf. Knowl. Discov. Data Min.</w:t>
      </w:r>
      <w:r>
        <w:rPr>
          <w:sz w:val="20"/>
          <w:szCs w:val="20"/>
        </w:rPr>
        <w:t>, San Francisco, CA, EE. UU., 2016, pp. 785–794.</w:t>
      </w:r>
    </w:p>
    <w:p w:rsidR="00EE526E" w:rsidRDefault="00D67E16" w14:paraId="47A3A820" w14:textId="77777777">
      <w:pPr>
        <w:spacing w:after="80"/>
        <w:ind w:left="567" w:hanging="567"/>
      </w:pPr>
      <w:r>
        <w:rPr>
          <w:sz w:val="20"/>
          <w:szCs w:val="20"/>
        </w:rPr>
        <w:t>[27]</w:t>
      </w:r>
      <w:r>
        <w:rPr>
          <w:sz w:val="20"/>
          <w:szCs w:val="20"/>
        </w:rPr>
        <w:tab/>
      </w:r>
      <w:r>
        <w:rPr>
          <w:sz w:val="20"/>
          <w:szCs w:val="20"/>
        </w:rPr>
        <w:t>C. Challu, K. G. Olivares, B. N. Oreshkin, F. Garza Ramírez, M. Mergenthaler Canseco y A. Dubrawski, "NHITS: Neural hierarchical interpolation for time series forec</w:t>
      </w:r>
      <w:r>
        <w:rPr>
          <w:sz w:val="20"/>
          <w:szCs w:val="20"/>
        </w:rPr>
        <w:t xml:space="preserve">asting," en </w:t>
      </w:r>
      <w:r>
        <w:rPr>
          <w:i/>
          <w:sz w:val="20"/>
          <w:szCs w:val="20"/>
        </w:rPr>
        <w:t>Proc. AAAI Conf. Artif. Intell.</w:t>
      </w:r>
      <w:r>
        <w:rPr>
          <w:sz w:val="20"/>
          <w:szCs w:val="20"/>
        </w:rPr>
        <w:t>, vol. 37, no. 6, 2023, pp. 6989–6997, doi: 10.1609/aaai.v37i6.25854.</w:t>
      </w:r>
    </w:p>
    <w:p w:rsidR="00EE526E" w:rsidRDefault="00D67E16" w14:paraId="6C75B927" w14:textId="77777777">
      <w:pPr>
        <w:spacing w:after="80"/>
        <w:ind w:left="567" w:hanging="567"/>
      </w:pPr>
      <w:r>
        <w:rPr>
          <w:sz w:val="20"/>
          <w:szCs w:val="20"/>
        </w:rPr>
        <w:t>[28]</w:t>
      </w:r>
      <w:r>
        <w:rPr>
          <w:sz w:val="20"/>
          <w:szCs w:val="20"/>
        </w:rPr>
        <w:tab/>
      </w:r>
      <w:r>
        <w:rPr>
          <w:sz w:val="20"/>
          <w:szCs w:val="20"/>
        </w:rPr>
        <w:t xml:space="preserve">D. B. Nelson, "Conditional heteroskedasticity in asset returns: A new approach," </w:t>
      </w:r>
      <w:r>
        <w:rPr>
          <w:i/>
          <w:sz w:val="20"/>
          <w:szCs w:val="20"/>
        </w:rPr>
        <w:t>Econometrica</w:t>
      </w:r>
      <w:r>
        <w:rPr>
          <w:sz w:val="20"/>
          <w:szCs w:val="20"/>
        </w:rPr>
        <w:t>, vol. 59, no. 2, pp. 347–370, 1991.</w:t>
      </w:r>
    </w:p>
    <w:p w:rsidR="00EE526E" w:rsidRDefault="00D67E16" w14:paraId="7B4CEBB9" w14:textId="77777777">
      <w:pPr>
        <w:spacing w:after="80"/>
        <w:ind w:left="567" w:hanging="567"/>
      </w:pPr>
      <w:r>
        <w:rPr>
          <w:sz w:val="20"/>
          <w:szCs w:val="20"/>
        </w:rPr>
        <w:t>[29]</w:t>
      </w:r>
      <w:r>
        <w:rPr>
          <w:sz w:val="20"/>
          <w:szCs w:val="20"/>
        </w:rPr>
        <w:tab/>
      </w:r>
      <w:r>
        <w:rPr>
          <w:sz w:val="20"/>
          <w:szCs w:val="20"/>
        </w:rPr>
        <w:t xml:space="preserve">R. </w:t>
      </w:r>
      <w:r>
        <w:rPr>
          <w:sz w:val="20"/>
          <w:szCs w:val="20"/>
        </w:rPr>
        <w:t xml:space="preserve">Tibshirani, "Regression shrinkage and selection via the lasso," </w:t>
      </w:r>
      <w:r>
        <w:rPr>
          <w:i/>
          <w:sz w:val="20"/>
          <w:szCs w:val="20"/>
        </w:rPr>
        <w:t>J. R. Stat. Soc. Ser. B</w:t>
      </w:r>
      <w:r>
        <w:rPr>
          <w:sz w:val="20"/>
          <w:szCs w:val="20"/>
        </w:rPr>
        <w:t>, vol. 58, no. 1, pp. 267–288, 1996.</w:t>
      </w:r>
    </w:p>
    <w:p w:rsidR="00EE526E" w:rsidRDefault="00D67E16" w14:paraId="50FC2166" w14:textId="77777777">
      <w:pPr>
        <w:spacing w:after="80"/>
        <w:ind w:left="567" w:hanging="567"/>
      </w:pPr>
      <w:r>
        <w:rPr>
          <w:sz w:val="20"/>
          <w:szCs w:val="20"/>
        </w:rPr>
        <w:t>[30]</w:t>
      </w:r>
      <w:r>
        <w:rPr>
          <w:sz w:val="20"/>
          <w:szCs w:val="20"/>
        </w:rPr>
        <w:tab/>
      </w:r>
      <w:r>
        <w:rPr>
          <w:sz w:val="20"/>
          <w:szCs w:val="20"/>
        </w:rPr>
        <w:t xml:space="preserve">J. W. Tukey, </w:t>
      </w:r>
      <w:r>
        <w:rPr>
          <w:i/>
          <w:sz w:val="20"/>
          <w:szCs w:val="20"/>
        </w:rPr>
        <w:t>Exploratory Data Analysis</w:t>
      </w:r>
      <w:r>
        <w:rPr>
          <w:sz w:val="20"/>
          <w:szCs w:val="20"/>
        </w:rPr>
        <w:t>. Reading, MA, EE. UU.: Addison-Wesley, 1977.</w:t>
      </w:r>
    </w:p>
    <w:p w:rsidR="00EE526E" w:rsidRDefault="00D67E16" w14:paraId="739A365F" w14:textId="77777777">
      <w:pPr>
        <w:spacing w:after="80"/>
        <w:ind w:left="567" w:hanging="567"/>
      </w:pPr>
      <w:r>
        <w:rPr>
          <w:sz w:val="20"/>
          <w:szCs w:val="20"/>
        </w:rPr>
        <w:t>[31]</w:t>
      </w:r>
      <w:r>
        <w:rPr>
          <w:sz w:val="20"/>
          <w:szCs w:val="20"/>
        </w:rPr>
        <w:tab/>
      </w:r>
      <w:r>
        <w:rPr>
          <w:sz w:val="20"/>
          <w:szCs w:val="20"/>
        </w:rPr>
        <w:t>J. Gama, I. Žliobaitė, A. Bifet, M. Pe</w:t>
      </w:r>
      <w:r>
        <w:rPr>
          <w:sz w:val="20"/>
          <w:szCs w:val="20"/>
        </w:rPr>
        <w:t xml:space="preserve">chenizkiy y A. Bouchachia, "A survey on concept drift adaptation," </w:t>
      </w:r>
      <w:r>
        <w:rPr>
          <w:i/>
          <w:sz w:val="20"/>
          <w:szCs w:val="20"/>
        </w:rPr>
        <w:t>ACM Comput. Surv.</w:t>
      </w:r>
      <w:r>
        <w:rPr>
          <w:sz w:val="20"/>
          <w:szCs w:val="20"/>
        </w:rPr>
        <w:t>, vol. 46, no. 4, art. 44, 2014, doi: 10.1145/2523813.</w:t>
      </w:r>
    </w:p>
    <w:p w:rsidR="00EE526E" w:rsidRDefault="00D67E16" w14:paraId="7E24BF10" w14:textId="77777777">
      <w:pPr>
        <w:spacing w:after="80"/>
        <w:ind w:left="567" w:hanging="567"/>
      </w:pPr>
      <w:r>
        <w:rPr>
          <w:sz w:val="20"/>
          <w:szCs w:val="20"/>
        </w:rPr>
        <w:t>[32]</w:t>
      </w:r>
      <w:r>
        <w:rPr>
          <w:sz w:val="20"/>
          <w:szCs w:val="20"/>
        </w:rPr>
        <w:tab/>
      </w:r>
      <w:r>
        <w:rPr>
          <w:sz w:val="20"/>
          <w:szCs w:val="20"/>
        </w:rPr>
        <w:t xml:space="preserve">A. Wald, </w:t>
      </w:r>
      <w:r>
        <w:rPr>
          <w:i/>
          <w:sz w:val="20"/>
          <w:szCs w:val="20"/>
        </w:rPr>
        <w:t>Statistical Decision Functions</w:t>
      </w:r>
      <w:r>
        <w:rPr>
          <w:sz w:val="20"/>
          <w:szCs w:val="20"/>
        </w:rPr>
        <w:t>. Nueva York, NY, EE. UU.: Wiley, 1950.</w:t>
      </w:r>
    </w:p>
    <w:p w:rsidR="00EE526E" w:rsidRDefault="00D67E16" w14:paraId="62C2C006" w14:textId="77777777">
      <w:pPr>
        <w:spacing w:after="80"/>
        <w:ind w:left="567" w:hanging="567"/>
      </w:pPr>
      <w:r>
        <w:rPr>
          <w:sz w:val="20"/>
          <w:szCs w:val="20"/>
        </w:rPr>
        <w:t>[33]</w:t>
      </w:r>
      <w:r>
        <w:rPr>
          <w:sz w:val="20"/>
          <w:szCs w:val="20"/>
        </w:rPr>
        <w:tab/>
      </w:r>
      <w:r>
        <w:rPr>
          <w:sz w:val="20"/>
          <w:szCs w:val="20"/>
        </w:rPr>
        <w:t>W. K. Newey y K. D. West, "A</w:t>
      </w:r>
      <w:r>
        <w:rPr>
          <w:sz w:val="20"/>
          <w:szCs w:val="20"/>
        </w:rPr>
        <w:t xml:space="preserve"> simple, positive semi-definite, heteroskedasticity and autocorrelation consistent covariance matrix," </w:t>
      </w:r>
      <w:r>
        <w:rPr>
          <w:i/>
          <w:sz w:val="20"/>
          <w:szCs w:val="20"/>
        </w:rPr>
        <w:t>Econometrica</w:t>
      </w:r>
      <w:r>
        <w:rPr>
          <w:sz w:val="20"/>
          <w:szCs w:val="20"/>
        </w:rPr>
        <w:t>, vol. 55, no. 3, pp. 703–708, 1987, doi: 10.2307/1913610.</w:t>
      </w:r>
    </w:p>
    <w:p w:rsidR="00EE526E" w:rsidRDefault="00D67E16" w14:paraId="644D7FB8" w14:textId="77777777">
      <w:pPr>
        <w:spacing w:after="80"/>
        <w:ind w:left="567" w:hanging="567"/>
      </w:pPr>
      <w:r>
        <w:rPr>
          <w:sz w:val="20"/>
          <w:szCs w:val="20"/>
        </w:rPr>
        <w:t>[34]</w:t>
      </w:r>
      <w:r>
        <w:rPr>
          <w:sz w:val="20"/>
          <w:szCs w:val="20"/>
        </w:rPr>
        <w:tab/>
      </w:r>
      <w:r>
        <w:rPr>
          <w:sz w:val="20"/>
          <w:szCs w:val="20"/>
        </w:rPr>
        <w:t xml:space="preserve">A. V. Oppenheim y R. W. Schafer, </w:t>
      </w:r>
      <w:r>
        <w:rPr>
          <w:i/>
          <w:sz w:val="20"/>
          <w:szCs w:val="20"/>
        </w:rPr>
        <w:t>Discrete-Time Signal Processing</w:t>
      </w:r>
      <w:r>
        <w:rPr>
          <w:sz w:val="20"/>
          <w:szCs w:val="20"/>
        </w:rPr>
        <w:t>, 3.ª ed. Upp</w:t>
      </w:r>
      <w:r>
        <w:rPr>
          <w:sz w:val="20"/>
          <w:szCs w:val="20"/>
        </w:rPr>
        <w:t>er Saddle River, NJ, EE. UU.: Pearson, 2010.</w:t>
      </w:r>
    </w:p>
    <w:p w:rsidR="00EE526E" w:rsidRDefault="00D67E16" w14:paraId="0C299202" w14:textId="77777777">
      <w:pPr>
        <w:spacing w:after="80"/>
        <w:ind w:left="567" w:hanging="567"/>
      </w:pPr>
      <w:r>
        <w:rPr>
          <w:sz w:val="20"/>
          <w:szCs w:val="20"/>
        </w:rPr>
        <w:t>[35]</w:t>
      </w:r>
      <w:r>
        <w:rPr>
          <w:sz w:val="20"/>
          <w:szCs w:val="20"/>
        </w:rPr>
        <w:tab/>
      </w:r>
      <w:r>
        <w:rPr>
          <w:sz w:val="20"/>
          <w:szCs w:val="20"/>
        </w:rPr>
        <w:t xml:space="preserve">A. Savitzky y M. J. E. Golay, "Smoothing and differentiation of data by simplified least squares procedures," </w:t>
      </w:r>
      <w:r>
        <w:rPr>
          <w:i/>
          <w:sz w:val="20"/>
          <w:szCs w:val="20"/>
        </w:rPr>
        <w:t>Anal. Chem.</w:t>
      </w:r>
      <w:r>
        <w:rPr>
          <w:sz w:val="20"/>
          <w:szCs w:val="20"/>
        </w:rPr>
        <w:t>, vol. 36, no. 8, pp. 1627–1639, 1964, doi: 10.1021/ac60214a047.</w:t>
      </w:r>
    </w:p>
    <w:p w:rsidR="00EE526E" w:rsidRDefault="00D67E16" w14:paraId="31D31A3D" w14:textId="77777777">
      <w:pPr>
        <w:spacing w:after="80"/>
        <w:ind w:left="567" w:hanging="567"/>
      </w:pPr>
      <w:r>
        <w:rPr>
          <w:sz w:val="20"/>
          <w:szCs w:val="20"/>
        </w:rPr>
        <w:t>[36]</w:t>
      </w:r>
      <w:r>
        <w:rPr>
          <w:sz w:val="20"/>
          <w:szCs w:val="20"/>
        </w:rPr>
        <w:tab/>
      </w:r>
      <w:r>
        <w:rPr>
          <w:sz w:val="20"/>
          <w:szCs w:val="20"/>
        </w:rPr>
        <w:t>K. Maciejowska,</w:t>
      </w:r>
      <w:r>
        <w:rPr>
          <w:sz w:val="20"/>
          <w:szCs w:val="20"/>
        </w:rPr>
        <w:t xml:space="preserve"> A. Lipiecki y B. Uniejewski, "Statistical and economic evaluation of forecasts in electricity markets: Beyond RMSE and MAE," </w:t>
      </w:r>
      <w:r>
        <w:rPr>
          <w:i/>
          <w:sz w:val="20"/>
          <w:szCs w:val="20"/>
        </w:rPr>
        <w:t>Energy Convers. Manag.</w:t>
      </w:r>
      <w:r>
        <w:rPr>
          <w:sz w:val="20"/>
          <w:szCs w:val="20"/>
        </w:rPr>
        <w:t>, vol. 356, art. 121408, 2026, doi: 10.1016/j.enconman.2026.121408.</w:t>
      </w:r>
    </w:p>
    <w:p w:rsidR="00EE526E" w:rsidRDefault="00D67E16" w14:paraId="0AA262E4" w14:textId="77777777">
      <w:pPr>
        <w:spacing w:after="80"/>
        <w:ind w:left="567" w:hanging="567"/>
      </w:pPr>
      <w:r>
        <w:rPr>
          <w:sz w:val="20"/>
          <w:szCs w:val="20"/>
        </w:rPr>
        <w:t>[37]</w:t>
      </w:r>
      <w:r>
        <w:rPr>
          <w:sz w:val="20"/>
          <w:szCs w:val="20"/>
        </w:rPr>
        <w:tab/>
      </w:r>
      <w:r>
        <w:rPr>
          <w:sz w:val="20"/>
          <w:szCs w:val="20"/>
        </w:rPr>
        <w:t>A. Garivier y E. Moulines, "On uppe</w:t>
      </w:r>
      <w:r>
        <w:rPr>
          <w:sz w:val="20"/>
          <w:szCs w:val="20"/>
        </w:rPr>
        <w:t xml:space="preserve">r-confidence bound policies for switching bandit problems," en </w:t>
      </w:r>
      <w:r>
        <w:rPr>
          <w:i/>
          <w:sz w:val="20"/>
          <w:szCs w:val="20"/>
        </w:rPr>
        <w:t>Algorithmic Learning Theory (ALT 2011)</w:t>
      </w:r>
      <w:r>
        <w:rPr>
          <w:sz w:val="20"/>
          <w:szCs w:val="20"/>
        </w:rPr>
        <w:t>, LNCS, vol. 6925. Berlín, Alemania: Springer, 2011, pp. 174–188.</w:t>
      </w:r>
    </w:p>
    <w:p w:rsidR="00482E0E" w:rsidP="00874741" w:rsidRDefault="00D67E16" w14:paraId="12B8784F" w14:textId="77777777">
      <w:pPr>
        <w:pStyle w:val="Heading1"/>
        <w:keepNext/>
        <w:numPr>
          <w:ilvl w:val="0"/>
          <w:numId w:val="4"/>
        </w:numPr>
        <w:spacing w:before="420"/>
      </w:pPr>
      <w:bookmarkStart w:name="_Toc240440270" w:id="140"/>
      <w:bookmarkStart w:name="_Toc241072144" w:id="141"/>
      <w:bookmarkStart w:name="_Toc241072508" w:id="142"/>
      <w:bookmarkStart w:name="_Toc241232123" w:id="143"/>
      <w:r>
        <w:t>Anexos</w:t>
      </w:r>
      <w:bookmarkEnd w:id="140"/>
      <w:bookmarkEnd w:id="141"/>
      <w:bookmarkEnd w:id="142"/>
      <w:bookmarkEnd w:id="143"/>
    </w:p>
    <w:p w:rsidR="00482E0E" w:rsidRDefault="00D67E16" w14:paraId="49EC1A02" w14:textId="77777777">
      <w:pPr>
        <w:pStyle w:val="ListParagraph"/>
        <w:numPr>
          <w:ilvl w:val="0"/>
          <w:numId w:val="2"/>
        </w:numPr>
        <w:spacing w:after="80"/>
      </w:pPr>
      <w:r>
        <w:t xml:space="preserve">Anexo 1 — Propuesta de realización de proyecto (Formulación) y listado de </w:t>
      </w:r>
      <w:r>
        <w:t>revisión bibliográfica</w:t>
      </w:r>
    </w:p>
    <w:p w:rsidR="00482E0E" w:rsidRDefault="00D67E16" w14:paraId="01AE981F" w14:textId="77777777">
      <w:pPr>
        <w:pStyle w:val="ListParagraph"/>
        <w:numPr>
          <w:ilvl w:val="0"/>
          <w:numId w:val="2"/>
        </w:numPr>
        <w:spacing w:after="80"/>
      </w:pPr>
      <w:r>
        <w:t>Anexo 2 — Análisis y matriz de gestión de riesgo</w:t>
      </w:r>
    </w:p>
    <w:p w:rsidR="00482E0E" w:rsidRDefault="00D67E16" w14:paraId="220E8520" w14:textId="77777777">
      <w:pPr>
        <w:pStyle w:val="ListParagraph"/>
        <w:numPr>
          <w:ilvl w:val="0"/>
          <w:numId w:val="2"/>
        </w:numPr>
        <w:spacing w:after="80"/>
      </w:pPr>
      <w:r>
        <w:t>Anexo 3 — Código fuente / firmware</w:t>
      </w:r>
      <w:r w:rsidR="00CF4876">
        <w:t>/ Planos / Circuitos/especificaciones técnicas</w:t>
      </w:r>
    </w:p>
    <w:p w:rsidR="00482E0E" w:rsidRDefault="00D67E16" w14:paraId="2215E862" w14:textId="77777777">
      <w:pPr>
        <w:pStyle w:val="ListParagraph"/>
        <w:numPr>
          <w:ilvl w:val="0"/>
          <w:numId w:val="2"/>
        </w:numPr>
        <w:spacing w:after="80"/>
      </w:pPr>
      <w:r>
        <w:t>Anexo 4 — Manual del usuario del sistema/prototipo</w:t>
      </w:r>
    </w:p>
    <w:p w:rsidR="00482E0E" w:rsidRDefault="00D67E16" w14:paraId="3D80B438" w14:textId="77777777">
      <w:pPr>
        <w:pStyle w:val="ListParagraph"/>
        <w:numPr>
          <w:ilvl w:val="0"/>
          <w:numId w:val="2"/>
        </w:numPr>
        <w:spacing w:after="80"/>
      </w:pPr>
      <w:r>
        <w:t>Anexo 5 — Datos crudos recolectados en las pruebas (</w:t>
      </w:r>
      <w:r>
        <w:t>todas las repeticiones)</w:t>
      </w:r>
    </w:p>
    <w:p w:rsidR="00482E0E" w:rsidRDefault="00D67E16" w14:paraId="0D8EA02A" w14:textId="77777777">
      <w:pPr>
        <w:pStyle w:val="ListParagraph"/>
        <w:numPr>
          <w:ilvl w:val="0"/>
          <w:numId w:val="2"/>
        </w:numPr>
        <w:spacing w:after="80"/>
      </w:pPr>
      <w:r>
        <w:t>Anexo 6 — Presupuesto detallado</w:t>
      </w:r>
    </w:p>
    <w:p w:rsidR="00482E0E" w:rsidRDefault="00D67E16" w14:paraId="33A31A3D" w14:textId="77777777">
      <w:pPr>
        <w:pStyle w:val="ListParagraph"/>
        <w:numPr>
          <w:ilvl w:val="0"/>
          <w:numId w:val="2"/>
        </w:numPr>
        <w:spacing w:after="80"/>
      </w:pPr>
      <w:r>
        <w:t>Anexo 7 — Evidencia de trabajo en equipo (bitácoras, minutas, evaluación de pares / TEAMMATES)</w:t>
      </w:r>
    </w:p>
    <w:p w:rsidR="00482E0E" w:rsidRDefault="00D67E16" w14:paraId="13326BBB" w14:textId="77777777">
      <w:pPr>
        <w:pStyle w:val="ListParagraph"/>
        <w:numPr>
          <w:ilvl w:val="0"/>
          <w:numId w:val="2"/>
        </w:numPr>
        <w:spacing w:after="80"/>
      </w:pPr>
      <w:r>
        <w:t>Anexo 8 — Fotografías y/o video del proyecto</w:t>
      </w:r>
    </w:p>
    <w:p w:rsidR="00EE526E" w:rsidRDefault="00D67E16" w14:paraId="105BA90C" w14:textId="77777777">
      <w:pPr>
        <w:spacing w:before="160" w:after="100"/>
        <w:jc w:val="both"/>
      </w:pPr>
      <w:r>
        <w:t>Los anexos 1, 3 y 5 están en el repositorio del proyecto (gi</w:t>
      </w:r>
      <w:r>
        <w:t>thub.com/Ziskito/xm-spot-price-predictor): formulación en docs/, código fuente en notebooks/, src/, dashboard/ y scripts_experimento/, y datos y predicciones en data/. El anexo 2 corresponde a docs/tabla_riesgos_proyecto.xlsx y el anexo 7, a la bitácora de</w:t>
      </w:r>
      <w:r>
        <w:t>l README y al historial de commits.</w:t>
      </w:r>
    </w:p>
    <w:p w:rsidR="00482E0E" w:rsidP="00CF4876" w:rsidRDefault="00482E0E" w14:paraId="2770E91C" w14:textId="77777777"/>
    <w:sectPr w:rsidR="00482E0E">
      <w:headerReference w:type="default" r:id="rId14"/>
      <w:footerReference w:type="default" r:id="rId15"/>
      <w:pgSz w:w="12240" w:h="15840" w:orient="portrait"/>
      <w:pgMar w:top="1440" w:right="1440" w:bottom="1440" w:left="1440" w:header="708" w:footer="708"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DS" w:author="Daniela Maria Charris Stand" w:date="2026-09-28T10:30:12" w:id="1966236780">
    <w:p xmlns:w14="http://schemas.microsoft.com/office/word/2010/wordml" xmlns:w="http://schemas.openxmlformats.org/wordprocessingml/2006/main" w:rsidR="1019346E" w:rsidRDefault="77889A1B" w14:paraId="677EE63B" w14:textId="2A644412">
      <w:pPr>
        <w:pStyle w:val="CommentText"/>
      </w:pPr>
      <w:r>
        <w:rPr>
          <w:rStyle w:val="CommentReference"/>
        </w:rPr>
        <w:annotationRef/>
      </w:r>
      <w:r w:rsidRPr="2C33A07B" w:rsidR="6655CE02">
        <w:t>Revisar longitud del título. Preguntar a prof. Lácides.</w:t>
      </w:r>
    </w:p>
  </w:comment>
  <w:comment xmlns:w="http://schemas.openxmlformats.org/wordprocessingml/2006/main" w:initials="DS" w:author="Daniela Maria Charris Stand" w:date="2026-09-28T10:45:08" w:id="1687194784">
    <w:p xmlns:w14="http://schemas.microsoft.com/office/word/2010/wordml" xmlns:w="http://schemas.openxmlformats.org/wordprocessingml/2006/main" w:rsidR="51F6B626" w:rsidRDefault="7C68D067" w14:paraId="1FC29BBC" w14:textId="09B48A47">
      <w:pPr>
        <w:pStyle w:val="CommentText"/>
      </w:pPr>
      <w:r>
        <w:rPr>
          <w:rStyle w:val="CommentReference"/>
        </w:rPr>
        <w:annotationRef/>
      </w:r>
      <w:r w:rsidRPr="6B8CFC02" w:rsidR="67365485">
        <w:t>Esto confunde. Finalmente la resolución de todo se oversampleó a horario? Yo lo quitaría.</w:t>
      </w:r>
    </w:p>
  </w:comment>
  <w:comment xmlns:w="http://schemas.openxmlformats.org/wordprocessingml/2006/main" w:initials="DS" w:author="Daniela Maria Charris Stand" w:date="2026-09-28T10:46:56" w:id="1235784566">
    <w:p xmlns:w14="http://schemas.microsoft.com/office/word/2010/wordml" xmlns:w="http://schemas.openxmlformats.org/wordprocessingml/2006/main" w:rsidR="0E857B80" w:rsidRDefault="7B56EA93" w14:paraId="74D02AEC" w14:textId="6D405267">
      <w:pPr>
        <w:pStyle w:val="CommentText"/>
      </w:pPr>
      <w:r>
        <w:rPr>
          <w:rStyle w:val="CommentReference"/>
        </w:rPr>
        <w:annotationRef/>
      </w:r>
      <w:r w:rsidRPr="65C738DB" w:rsidR="6EDF580C">
        <w:t>Revisar longitud del resumen (límite de palabras)</w:t>
      </w:r>
    </w:p>
  </w:comment>
  <w:comment xmlns:w="http://schemas.openxmlformats.org/wordprocessingml/2006/main" w:initials="DS" w:author="Daniela Maria Charris Stand" w:date="2026-09-28T10:47:05" w:id="1297610252">
    <w:p xmlns:w14="http://schemas.microsoft.com/office/word/2010/wordml" xmlns:w="http://schemas.openxmlformats.org/wordprocessingml/2006/main" w:rsidR="6CF752CD" w:rsidRDefault="434E67B1" w14:paraId="142B1520" w14:textId="0323445B">
      <w:pPr>
        <w:pStyle w:val="CommentText"/>
      </w:pPr>
      <w:r>
        <w:rPr>
          <w:rStyle w:val="CommentReference"/>
        </w:rPr>
        <w:annotationRef/>
      </w:r>
      <w:r w:rsidRPr="40997AB1" w:rsidR="1C85A543">
        <w:t>Ajustar de acuerdo a comentarios</w:t>
      </w:r>
    </w:p>
  </w:comment>
  <w:comment xmlns:w="http://schemas.openxmlformats.org/wordprocessingml/2006/main" w:initials="DS" w:author="Daniela Maria Charris Stand" w:date="2026-09-28T11:02:23" w:id="895591309">
    <w:p xmlns:w14="http://schemas.microsoft.com/office/word/2010/wordml" xmlns:w="http://schemas.openxmlformats.org/wordprocessingml/2006/main" w:rsidR="153C1A43" w:rsidRDefault="4AE72E1D" w14:paraId="2A3B9F63" w14:textId="3CBA0F0A">
      <w:pPr>
        <w:pStyle w:val="CommentText"/>
      </w:pPr>
      <w:r>
        <w:rPr>
          <w:rStyle w:val="CommentReference"/>
        </w:rPr>
        <w:annotationRef/>
      </w:r>
      <w:r w:rsidRPr="3F5BF3B1" w:rsidR="629C3B6A">
        <w:t>¿Cuál error?</w:t>
      </w:r>
    </w:p>
  </w:comment>
  <w:comment xmlns:w="http://schemas.openxmlformats.org/wordprocessingml/2006/main" w:initials="DS" w:author="Daniela Maria Charris Stand" w:date="2026-09-28T11:02:53" w:id="762691090">
    <w:p xmlns:w14="http://schemas.microsoft.com/office/word/2010/wordml" xmlns:w="http://schemas.openxmlformats.org/wordprocessingml/2006/main" w:rsidR="520AA777" w:rsidRDefault="476EAEBC" w14:paraId="43084A47" w14:textId="68922227">
      <w:pPr>
        <w:pStyle w:val="CommentText"/>
      </w:pPr>
      <w:r>
        <w:rPr>
          <w:rStyle w:val="CommentReference"/>
        </w:rPr>
        <w:annotationRef/>
      </w:r>
      <w:r w:rsidRPr="227683CF" w:rsidR="02A76024">
        <w:t>Sería bueno hablar un poco sobre los métodos actuales que se usan, qué es la persistencia y porqué la mencional. (brevemente ojo)</w:t>
      </w:r>
    </w:p>
  </w:comment>
  <w:comment xmlns:w="http://schemas.openxmlformats.org/wordprocessingml/2006/main" w:initials="DS" w:author="Daniela Maria Charris Stand" w:date="2026-09-28T11:03:57" w:id="1866514025">
    <w:p xmlns:w14="http://schemas.microsoft.com/office/word/2010/wordml" xmlns:w="http://schemas.openxmlformats.org/wordprocessingml/2006/main" w:rsidR="28D3B436" w:rsidRDefault="634A5D1C" w14:paraId="5D0B3B02" w14:textId="57CA11B5">
      <w:pPr>
        <w:pStyle w:val="CommentText"/>
      </w:pPr>
      <w:r>
        <w:rPr>
          <w:rStyle w:val="CommentReference"/>
        </w:rPr>
        <w:annotationRef/>
      </w:r>
      <w:r w:rsidRPr="3AE95A86" w:rsidR="5AEF0D3F">
        <w:t>¿De cuál área?</w:t>
      </w:r>
    </w:p>
  </w:comment>
  <w:comment xmlns:w="http://schemas.openxmlformats.org/wordprocessingml/2006/main" w:initials="DS" w:author="Daniela Maria Charris Stand" w:date="2026-09-28T11:04:15" w:id="1111172095">
    <w:p xmlns:w14="http://schemas.microsoft.com/office/word/2010/wordml" xmlns:w="http://schemas.openxmlformats.org/wordprocessingml/2006/main" w:rsidR="0EBD4201" w:rsidRDefault="2314736A" w14:paraId="33347A85" w14:textId="5054CADE">
      <w:pPr>
        <w:pStyle w:val="CommentText"/>
      </w:pPr>
      <w:r>
        <w:rPr>
          <w:rStyle w:val="CommentReference"/>
        </w:rPr>
        <w:annotationRef/>
      </w:r>
      <w:r w:rsidRPr="714F9367" w:rsidR="60918A98">
        <w:t>No sé cuál es el límite, pero se puede ampliar más la intro!</w:t>
      </w:r>
    </w:p>
  </w:comment>
  <w:comment xmlns:w="http://schemas.openxmlformats.org/wordprocessingml/2006/main" w:initials="DS" w:author="Daniela Maria Charris Stand" w:date="2026-09-28T11:05:01" w:id="1411912142">
    <w:p xmlns:w14="http://schemas.microsoft.com/office/word/2010/wordml" xmlns:w="http://schemas.openxmlformats.org/wordprocessingml/2006/main" w:rsidR="30EB83D5" w:rsidRDefault="2CE0E3D8" w14:paraId="42C7BE8E" w14:textId="6FC0DCAC">
      <w:pPr>
        <w:pStyle w:val="CommentText"/>
      </w:pPr>
      <w:r>
        <w:rPr>
          <w:rStyle w:val="CommentReference"/>
        </w:rPr>
        <w:annotationRef/>
      </w:r>
      <w:r w:rsidRPr="074950B1" w:rsidR="7BCFD0FF">
        <w:t>Copiar y pegar del otro formato. La parte de estado es ok, pero el alcance/limitación debe ser tal cual como se entregó en el Anexo 1.</w:t>
      </w:r>
    </w:p>
  </w:comment>
  <w:comment xmlns:w="http://schemas.openxmlformats.org/wordprocessingml/2006/main" w:initials="DS" w:author="Daniela Maria Charris Stand" w:date="2026-09-28T11:05:27" w:id="1047255303">
    <w:p xmlns:w14="http://schemas.microsoft.com/office/word/2010/wordml" xmlns:w="http://schemas.openxmlformats.org/wordprocessingml/2006/main" w:rsidR="50291D99" w:rsidRDefault="4E64F25B" w14:paraId="7EB056E9" w14:textId="6F12ED3A">
      <w:pPr>
        <w:pStyle w:val="CommentText"/>
      </w:pPr>
      <w:r>
        <w:rPr>
          <w:rStyle w:val="CommentReference"/>
        </w:rPr>
        <w:annotationRef/>
      </w:r>
      <w:r w:rsidRPr="3BC4E289" w:rsidR="2FB465DB">
        <w:t>No sé si esto sea necesario explicarlo.</w:t>
      </w:r>
    </w:p>
  </w:comment>
  <w:comment xmlns:w="http://schemas.openxmlformats.org/wordprocessingml/2006/main" w:initials="DS" w:author="Daniela Maria Charris Stand" w:date="2026-09-28T11:05:39" w:id="451666949">
    <w:p xmlns:w14="http://schemas.microsoft.com/office/word/2010/wordml" xmlns:w="http://schemas.openxmlformats.org/wordprocessingml/2006/main" w:rsidR="703DA00D" w:rsidRDefault="13F3D6A7" w14:paraId="19F8DEB0" w14:textId="48D0F054">
      <w:pPr>
        <w:pStyle w:val="CommentText"/>
      </w:pPr>
      <w:r>
        <w:rPr>
          <w:rStyle w:val="CommentReference"/>
        </w:rPr>
        <w:annotationRef/>
      </w:r>
      <w:r w:rsidRPr="78CC7A9B" w:rsidR="367E620B">
        <w:t>Mismo comentario anterior</w:t>
      </w:r>
    </w:p>
  </w:comment>
  <w:comment xmlns:w="http://schemas.openxmlformats.org/wordprocessingml/2006/main" w:initials="DS" w:author="Daniela Maria Charris Stand" w:date="2026-09-28T11:06:11" w:id="136452367">
    <w:p xmlns:w14="http://schemas.microsoft.com/office/word/2010/wordml" xmlns:w="http://schemas.openxmlformats.org/wordprocessingml/2006/main" w:rsidR="32E16A1F" w:rsidRDefault="41509613" w14:paraId="5142DE94" w14:textId="7C282CF5">
      <w:pPr>
        <w:pStyle w:val="CommentText"/>
      </w:pPr>
      <w:r>
        <w:rPr>
          <w:rStyle w:val="CommentReference"/>
        </w:rPr>
        <w:annotationRef/>
      </w:r>
      <w:r w:rsidRPr="60169737" w:rsidR="45022896">
        <w:t>Creo que decía algo como... listar*. Que sea copy and paste del Anexo 1.</w:t>
      </w:r>
    </w:p>
  </w:comment>
  <w:comment xmlns:w="http://schemas.openxmlformats.org/wordprocessingml/2006/main" w:initials="DS" w:author="Daniela Maria Charris Stand" w:date="2026-09-28T11:09:49" w:id="1293371775">
    <w:p xmlns:w14="http://schemas.microsoft.com/office/word/2010/wordml" xmlns:w="http://schemas.openxmlformats.org/wordprocessingml/2006/main" w:rsidR="3B0C01AA" w:rsidRDefault="6103D99C" w14:paraId="7A0260D8" w14:textId="27E7E06B">
      <w:pPr>
        <w:pStyle w:val="CommentText"/>
      </w:pPr>
      <w:r>
        <w:rPr>
          <w:rStyle w:val="CommentReference"/>
        </w:rPr>
        <w:annotationRef/>
      </w:r>
      <w:r w:rsidRPr="07031CD1" w:rsidR="688B2F61">
        <w:t>¿Qué hay en la Figura 1?</w:t>
      </w:r>
    </w:p>
    <w:p xmlns:w14="http://schemas.microsoft.com/office/word/2010/wordml" xmlns:w="http://schemas.openxmlformats.org/wordprocessingml/2006/main" w:rsidR="3D33273A" w:rsidRDefault="6EBBB304" w14:paraId="6910A04E" w14:textId="48829643">
      <w:pPr>
        <w:pStyle w:val="CommentText"/>
      </w:pPr>
    </w:p>
    <w:p xmlns:w14="http://schemas.microsoft.com/office/word/2010/wordml" xmlns:w="http://schemas.openxmlformats.org/wordprocessingml/2006/main" w:rsidR="4FA56BF8" w:rsidRDefault="793E00D9" w14:paraId="434D5243" w14:textId="090EDCF7">
      <w:pPr>
        <w:pStyle w:val="CommentText"/>
      </w:pPr>
      <w:r w:rsidRPr="287408BA" w:rsidR="1186D190">
        <w:t>;Muestra los datos...</w:t>
      </w:r>
    </w:p>
    <w:p xmlns:w14="http://schemas.microsoft.com/office/word/2010/wordml" xmlns:w="http://schemas.openxmlformats.org/wordprocessingml/2006/main" w:rsidR="15FA97D0" w:rsidRDefault="5D886812" w14:paraId="62BEFB4A" w14:textId="7F250AA5">
      <w:pPr>
        <w:pStyle w:val="CommentText"/>
      </w:pPr>
      <w:r w:rsidRPr="455BC90A" w:rsidR="2F49D4DD">
        <w:t>muestra un día</w:t>
      </w:r>
    </w:p>
    <w:p xmlns:w14="http://schemas.microsoft.com/office/word/2010/wordml" xmlns:w="http://schemas.openxmlformats.org/wordprocessingml/2006/main" w:rsidR="01E6FA2B" w:rsidRDefault="05EAFE68" w14:paraId="27B7E0D8" w14:textId="6F9F8CCB">
      <w:pPr>
        <w:pStyle w:val="CommentText"/>
      </w:pPr>
      <w:r w:rsidRPr="01061419" w:rsidR="2CDFC72A">
        <w:t>...</w:t>
      </w:r>
    </w:p>
    <w:p xmlns:w14="http://schemas.microsoft.com/office/word/2010/wordml" xmlns:w="http://schemas.openxmlformats.org/wordprocessingml/2006/main" w:rsidR="728ED321" w:rsidRDefault="14E40CB6" w14:paraId="14A856F4" w14:textId="760E1C06">
      <w:pPr>
        <w:pStyle w:val="CommentText"/>
      </w:pPr>
    </w:p>
  </w:comment>
  <w:comment xmlns:w="http://schemas.openxmlformats.org/wordprocessingml/2006/main" w:initials="DS" w:author="Daniela Maria Charris Stand" w:date="2026-09-28T11:15:26" w:id="195083783">
    <w:p xmlns:w14="http://schemas.microsoft.com/office/word/2010/wordml" xmlns:w="http://schemas.openxmlformats.org/wordprocessingml/2006/main" w:rsidR="6AA9CBDF" w:rsidRDefault="04A33D95" w14:paraId="1194AD4B" w14:textId="3C5E11D0">
      <w:pPr>
        <w:pStyle w:val="CommentText"/>
      </w:pPr>
      <w:r>
        <w:rPr>
          <w:rStyle w:val="CommentReference"/>
        </w:rPr>
        <w:annotationRef/>
      </w:r>
      <w:r w:rsidRPr="09657935" w:rsidR="6D61B037">
        <w:t xml:space="preserve">Ok, aquí hubo un cambio de estilo. Se volvió hasta poético. Modificar fuertemente (: </w:t>
      </w:r>
    </w:p>
  </w:comment>
  <w:comment xmlns:w="http://schemas.openxmlformats.org/wordprocessingml/2006/main" w:initials="DS" w:author="Daniela Maria Charris Stand" w:date="2026-09-28T11:16:45" w:id="99129198">
    <w:p xmlns:w14="http://schemas.microsoft.com/office/word/2010/wordml" xmlns:w="http://schemas.openxmlformats.org/wordprocessingml/2006/main" w:rsidR="7A9FAB1A" w:rsidRDefault="232D6D8E" w14:paraId="202CD311" w14:textId="0E704413">
      <w:pPr>
        <w:pStyle w:val="CommentText"/>
      </w:pPr>
      <w:r>
        <w:rPr>
          <w:rStyle w:val="CommentReference"/>
        </w:rPr>
        <w:annotationRef/>
      </w:r>
      <w:r w:rsidRPr="2382FF77" w:rsidR="0B349407">
        <w:t>Ampliar, está nice pero es muy corto</w:t>
      </w:r>
    </w:p>
  </w:comment>
  <w:comment xmlns:w="http://schemas.openxmlformats.org/wordprocessingml/2006/main" w:initials="DS" w:author="Daniela Maria Charris Stand" w:date="2026-09-28T11:17:44" w:id="1335572648">
    <w:p xmlns:w14="http://schemas.microsoft.com/office/word/2010/wordml" xmlns:w="http://schemas.openxmlformats.org/wordprocessingml/2006/main" w:rsidR="760D552E" w:rsidRDefault="3E6BD70B" w14:paraId="1FE689AC" w14:textId="3E6AA147">
      <w:pPr>
        <w:pStyle w:val="CommentText"/>
      </w:pPr>
      <w:r>
        <w:rPr>
          <w:rStyle w:val="CommentReference"/>
        </w:rPr>
        <w:annotationRef/>
      </w:r>
      <w:r w:rsidRPr="7C25C369" w:rsidR="0EE35C6D">
        <w:t>Perfect</w:t>
      </w:r>
    </w:p>
  </w:comment>
  <w:comment xmlns:w="http://schemas.openxmlformats.org/wordprocessingml/2006/main" w:initials="DS" w:author="Daniela Maria Charris Stand" w:date="2026-09-28T11:20:17" w:id="955202394">
    <w:p xmlns:w14="http://schemas.microsoft.com/office/word/2010/wordml" xmlns:w="http://schemas.openxmlformats.org/wordprocessingml/2006/main" w:rsidR="30F65FAE" w:rsidRDefault="5EA451E2" w14:paraId="5B5552CC" w14:textId="0376D5EA">
      <w:pPr>
        <w:pStyle w:val="CommentText"/>
      </w:pPr>
      <w:r>
        <w:rPr>
          <w:rStyle w:val="CommentReference"/>
        </w:rPr>
        <w:annotationRef/>
      </w:r>
      <w:r w:rsidRPr="6D8213C7" w:rsidR="700AE384">
        <w:t>Yo evitaría las tablas. Prácticamente cada celda es un párrafo. La idea de las tablas es resumir y eso no parece ser lo que se hace.</w:t>
      </w:r>
    </w:p>
  </w:comment>
  <w:comment xmlns:w="http://schemas.openxmlformats.org/wordprocessingml/2006/main" w:initials="DS" w:author="Daniela Maria Charris Stand" w:date="2026-09-28T11:21:11" w:id="622587139">
    <w:p xmlns:w14="http://schemas.microsoft.com/office/word/2010/wordml" xmlns:w="http://schemas.openxmlformats.org/wordprocessingml/2006/main" w:rsidR="62E27E6B" w:rsidRDefault="3F77D015" w14:paraId="6AC6BF42" w14:textId="2E09F889">
      <w:pPr>
        <w:pStyle w:val="CommentText"/>
      </w:pPr>
      <w:r>
        <w:rPr>
          <w:rStyle w:val="CommentReference"/>
        </w:rPr>
        <w:annotationRef/>
      </w:r>
      <w:r w:rsidRPr="440DE8A9" w:rsidR="37DFAA4A">
        <w:t>Creo (espero) que esto está in progress</w:t>
      </w:r>
    </w:p>
  </w:comment>
  <w:comment xmlns:w="http://schemas.openxmlformats.org/wordprocessingml/2006/main" w:initials="DS" w:author="Daniela Maria Charris Stand" w:date="2026-09-28T11:21:52" w:id="998184957">
    <w:p xmlns:w14="http://schemas.microsoft.com/office/word/2010/wordml" xmlns:w="http://schemas.openxmlformats.org/wordprocessingml/2006/main" w:rsidR="210CB6F3" w:rsidRDefault="60137A25" w14:paraId="25B695CA" w14:textId="6C3515D4">
      <w:pPr>
        <w:pStyle w:val="CommentText"/>
      </w:pPr>
      <w:r>
        <w:rPr>
          <w:rStyle w:val="CommentReference"/>
        </w:rPr>
        <w:annotationRef/>
      </w:r>
      <w:r w:rsidRPr="6FD5D4D6" w:rsidR="4534EBF4">
        <w:t>Ojo con el formato de ecuaciones</w:t>
      </w:r>
    </w:p>
  </w:comment>
  <w:comment xmlns:w="http://schemas.openxmlformats.org/wordprocessingml/2006/main" w:initials="DS" w:author="Daniela Maria Charris Stand" w:date="2026-09-28T11:22:26" w:id="1953085335">
    <w:p xmlns:w14="http://schemas.microsoft.com/office/word/2010/wordml" xmlns:w="http://schemas.openxmlformats.org/wordprocessingml/2006/main" w:rsidR="04533E35" w:rsidRDefault="36D1B9E1" w14:paraId="160CC550" w14:textId="5DEF0CF0">
      <w:pPr>
        <w:pStyle w:val="CommentText"/>
      </w:pPr>
      <w:r>
        <w:rPr>
          <w:rStyle w:val="CommentReference"/>
        </w:rPr>
        <w:annotationRef/>
      </w:r>
      <w:r w:rsidRPr="75C87BD5" w:rsidR="07ABBBB6">
        <w:t>Llenar de screenshots del dashboard</w:t>
      </w:r>
    </w:p>
  </w:comment>
  <w:comment xmlns:w="http://schemas.openxmlformats.org/wordprocessingml/2006/main" w:initials="DS" w:author="Daniela Maria Charris Stand" w:date="2026-09-28T11:22:53" w:id="434781761">
    <w:p xmlns:w14="http://schemas.microsoft.com/office/word/2010/wordml" xmlns:w="http://schemas.openxmlformats.org/wordprocessingml/2006/main" w:rsidR="40B5BE5F" w:rsidRDefault="79E090A2" w14:paraId="4D5DBBBF" w14:textId="76ACE1F6">
      <w:pPr>
        <w:pStyle w:val="CommentText"/>
      </w:pPr>
      <w:r>
        <w:rPr>
          <w:rStyle w:val="CommentReference"/>
        </w:rPr>
        <w:annotationRef/>
      </w:r>
      <w:r w:rsidRPr="1393F54F" w:rsidR="65A603B8">
        <w:t>Redactar tipo texto</w:t>
      </w:r>
    </w:p>
  </w:comment>
  <w:comment xmlns:w="http://schemas.openxmlformats.org/wordprocessingml/2006/main" w:initials="DS" w:author="Daniela Maria Charris Stand" w:date="2026-09-28T11:23:08" w:id="1023091307">
    <w:p xmlns:w14="http://schemas.microsoft.com/office/word/2010/wordml" xmlns:w="http://schemas.openxmlformats.org/wordprocessingml/2006/main" w:rsidR="1FE5FE54" w:rsidRDefault="1BC01383" w14:paraId="52CC8C8D" w14:textId="42A70570">
      <w:pPr>
        <w:pStyle w:val="CommentText"/>
      </w:pPr>
      <w:r>
        <w:rPr>
          <w:rStyle w:val="CommentReference"/>
        </w:rPr>
        <w:annotationRef/>
      </w:r>
      <w:r w:rsidRPr="2EEAAC8E" w:rsidR="15A36C6C">
        <w:t>Esto está en el formato?</w:t>
      </w:r>
    </w:p>
  </w:comment>
  <w:comment xmlns:w="http://schemas.openxmlformats.org/wordprocessingml/2006/main" w:initials="DS" w:author="Daniela Maria Charris Stand" w:date="2026-09-28T11:24:18" w:id="224287573">
    <w:p xmlns:w14="http://schemas.microsoft.com/office/word/2010/wordml" xmlns:w="http://schemas.openxmlformats.org/wordprocessingml/2006/main" w:rsidR="10FD29A7" w:rsidRDefault="4829796B" w14:paraId="2F76E2E7" w14:textId="0F88355E">
      <w:pPr>
        <w:pStyle w:val="CommentText"/>
      </w:pPr>
      <w:r>
        <w:rPr>
          <w:rStyle w:val="CommentReference"/>
        </w:rPr>
        <w:annotationRef/>
      </w:r>
      <w:r w:rsidRPr="181021B7" w:rsidR="4529F6C4">
        <w:t>Se podría colocar como una gráfica con el ensamble?</w:t>
      </w:r>
    </w:p>
  </w:comment>
</w:comments>
</file>

<file path=word/commentsExtended.xml><?xml version="1.0" encoding="utf-8"?>
<w15:commentsEx xmlns:mc="http://schemas.openxmlformats.org/markup-compatibility/2006" xmlns:w15="http://schemas.microsoft.com/office/word/2012/wordml" mc:Ignorable="w15">
  <w15:commentEx w15:done="0" w15:paraId="677EE63B"/>
  <w15:commentEx w15:done="0" w15:paraId="1FC29BBC"/>
  <w15:commentEx w15:done="0" w15:paraId="74D02AEC"/>
  <w15:commentEx w15:done="0" w15:paraId="142B1520"/>
  <w15:commentEx w15:done="0" w15:paraId="2A3B9F63"/>
  <w15:commentEx w15:done="0" w15:paraId="43084A47"/>
  <w15:commentEx w15:done="0" w15:paraId="5D0B3B02"/>
  <w15:commentEx w15:done="0" w15:paraId="33347A85"/>
  <w15:commentEx w15:done="0" w15:paraId="42C7BE8E"/>
  <w15:commentEx w15:done="0" w15:paraId="7EB056E9"/>
  <w15:commentEx w15:done="0" w15:paraId="19F8DEB0"/>
  <w15:commentEx w15:done="0" w15:paraId="5142DE94"/>
  <w15:commentEx w15:done="0" w15:paraId="14A856F4"/>
  <w15:commentEx w15:done="0" w15:paraId="1194AD4B"/>
  <w15:commentEx w15:done="0" w15:paraId="202CD311"/>
  <w15:commentEx w15:done="0" w15:paraId="1FE689AC"/>
  <w15:commentEx w15:done="0" w15:paraId="5B5552CC"/>
  <w15:commentEx w15:done="0" w15:paraId="6AC6BF42"/>
  <w15:commentEx w15:done="0" w15:paraId="25B695CA"/>
  <w15:commentEx w15:done="0" w15:paraId="160CC550"/>
  <w15:commentEx w15:done="0" w15:paraId="4D5DBBBF"/>
  <w15:commentEx w15:done="0" w15:paraId="52CC8C8D"/>
  <w15:commentEx w15:done="0" w15:paraId="2F76E2E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7CEEF17" w16cex:dateUtc="2026-09-28T09:30:12.792Z"/>
  <w16cex:commentExtensible w16cex:durableId="44BA67FF" w16cex:dateUtc="2026-09-28T09:45:08.506Z"/>
  <w16cex:commentExtensible w16cex:durableId="4C4464E8" w16cex:dateUtc="2026-09-28T09:46:56.597Z"/>
  <w16cex:commentExtensible w16cex:durableId="4C6E522A" w16cex:dateUtc="2026-09-28T09:47:05.785Z"/>
  <w16cex:commentExtensible w16cex:durableId="6471B453" w16cex:dateUtc="2026-09-28T10:02:23.418Z"/>
  <w16cex:commentExtensible w16cex:durableId="7BBE36C0" w16cex:dateUtc="2026-09-28T10:02:53.642Z"/>
  <w16cex:commentExtensible w16cex:durableId="42D704D9" w16cex:dateUtc="2026-09-28T10:03:57.577Z"/>
  <w16cex:commentExtensible w16cex:durableId="6FC44E3E" w16cex:dateUtc="2026-09-28T10:04:15.62Z"/>
  <w16cex:commentExtensible w16cex:durableId="063B5EA8" w16cex:dateUtc="2026-09-28T10:05:01.797Z"/>
  <w16cex:commentExtensible w16cex:durableId="0BD12768" w16cex:dateUtc="2026-09-28T10:05:27.277Z"/>
  <w16cex:commentExtensible w16cex:durableId="30256E36" w16cex:dateUtc="2026-09-28T10:05:39.748Z"/>
  <w16cex:commentExtensible w16cex:durableId="0060864E" w16cex:dateUtc="2026-09-28T10:06:11.92Z"/>
  <w16cex:commentExtensible w16cex:durableId="37CE25FC" w16cex:dateUtc="2026-09-28T10:09:49.241Z"/>
  <w16cex:commentExtensible w16cex:durableId="586A3542" w16cex:dateUtc="2026-09-28T10:15:26.319Z"/>
  <w16cex:commentExtensible w16cex:durableId="0AD1FAAE" w16cex:dateUtc="2026-09-28T10:16:45.527Z"/>
  <w16cex:commentExtensible w16cex:durableId="6C6CF084" w16cex:dateUtc="2026-09-28T10:17:44.999Z"/>
  <w16cex:commentExtensible w16cex:durableId="462B1912" w16cex:dateUtc="2026-09-28T10:20:17.766Z"/>
  <w16cex:commentExtensible w16cex:durableId="1E2288D8" w16cex:dateUtc="2026-09-28T10:21:11.353Z"/>
  <w16cex:commentExtensible w16cex:durableId="12149BFA" w16cex:dateUtc="2026-09-28T10:21:52.351Z"/>
  <w16cex:commentExtensible w16cex:durableId="1055304C" w16cex:dateUtc="2026-09-28T10:22:26.881Z"/>
  <w16cex:commentExtensible w16cex:durableId="70DC6336" w16cex:dateUtc="2026-09-28T10:22:53.362Z"/>
  <w16cex:commentExtensible w16cex:durableId="492C1E3D" w16cex:dateUtc="2026-09-28T10:23:08.348Z"/>
  <w16cex:commentExtensible w16cex:durableId="3A3A0039" w16cex:dateUtc="2026-09-28T10:24:18.647Z"/>
</w16cex:commentsExtensible>
</file>

<file path=word/commentsIds.xml><?xml version="1.0" encoding="utf-8"?>
<w16cid:commentsIds xmlns:mc="http://schemas.openxmlformats.org/markup-compatibility/2006" xmlns:w16cid="http://schemas.microsoft.com/office/word/2016/wordml/cid" mc:Ignorable="w16cid">
  <w16cid:commentId w16cid:paraId="677EE63B" w16cid:durableId="17CEEF17"/>
  <w16cid:commentId w16cid:paraId="1FC29BBC" w16cid:durableId="44BA67FF"/>
  <w16cid:commentId w16cid:paraId="74D02AEC" w16cid:durableId="4C4464E8"/>
  <w16cid:commentId w16cid:paraId="142B1520" w16cid:durableId="4C6E522A"/>
  <w16cid:commentId w16cid:paraId="2A3B9F63" w16cid:durableId="6471B453"/>
  <w16cid:commentId w16cid:paraId="43084A47" w16cid:durableId="7BBE36C0"/>
  <w16cid:commentId w16cid:paraId="5D0B3B02" w16cid:durableId="42D704D9"/>
  <w16cid:commentId w16cid:paraId="33347A85" w16cid:durableId="6FC44E3E"/>
  <w16cid:commentId w16cid:paraId="42C7BE8E" w16cid:durableId="063B5EA8"/>
  <w16cid:commentId w16cid:paraId="7EB056E9" w16cid:durableId="0BD12768"/>
  <w16cid:commentId w16cid:paraId="19F8DEB0" w16cid:durableId="30256E36"/>
  <w16cid:commentId w16cid:paraId="5142DE94" w16cid:durableId="0060864E"/>
  <w16cid:commentId w16cid:paraId="14A856F4" w16cid:durableId="37CE25FC"/>
  <w16cid:commentId w16cid:paraId="1194AD4B" w16cid:durableId="586A3542"/>
  <w16cid:commentId w16cid:paraId="202CD311" w16cid:durableId="0AD1FAAE"/>
  <w16cid:commentId w16cid:paraId="1FE689AC" w16cid:durableId="6C6CF084"/>
  <w16cid:commentId w16cid:paraId="5B5552CC" w16cid:durableId="462B1912"/>
  <w16cid:commentId w16cid:paraId="6AC6BF42" w16cid:durableId="1E2288D8"/>
  <w16cid:commentId w16cid:paraId="25B695CA" w16cid:durableId="12149BFA"/>
  <w16cid:commentId w16cid:paraId="160CC550" w16cid:durableId="1055304C"/>
  <w16cid:commentId w16cid:paraId="4D5DBBBF" w16cid:durableId="70DC6336"/>
  <w16cid:commentId w16cid:paraId="52CC8C8D" w16cid:durableId="492C1E3D"/>
  <w16cid:commentId w16cid:paraId="2F76E2E7" w16cid:durableId="3A3A00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C7243" w:rsidRDefault="008C7243" w14:paraId="65EDFD9C" w14:textId="77777777">
      <w:r>
        <w:separator/>
      </w:r>
    </w:p>
  </w:endnote>
  <w:endnote w:type="continuationSeparator" w:id="0">
    <w:p w:rsidR="008C7243" w:rsidRDefault="008C7243" w14:paraId="5B2D54D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A0E53" w:rsidR="00482E0E" w:rsidP="006A0E53" w:rsidRDefault="00482E0E" w14:paraId="340209A9" w14:textId="77777777">
    <w:pPr>
      <w:pBdr>
        <w:top w:val="single" w:color="BFBFBF" w:sz="6" w:space="4"/>
      </w:pBdr>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C7243" w:rsidRDefault="008C7243" w14:paraId="5CAC136D" w14:textId="77777777">
      <w:r>
        <w:separator/>
      </w:r>
    </w:p>
  </w:footnote>
  <w:footnote w:type="continuationSeparator" w:id="0">
    <w:p w:rsidR="008C7243" w:rsidRDefault="008C7243" w14:paraId="43ED773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82E0E" w:rsidRDefault="00D67E16" w14:paraId="73C888C5" w14:textId="77777777">
    <w:pPr>
      <w:pBdr>
        <w:bottom w:val="single" w:color="BFBFBF" w:sz="6" w:space="4"/>
      </w:pBdr>
      <w:tabs>
        <w:tab w:val="right" w:pos="9026"/>
      </w:tabs>
    </w:pPr>
    <w:r>
      <w:rPr>
        <w:color w:val="595959"/>
        <w:sz w:val="16"/>
        <w:szCs w:val="16"/>
      </w:rPr>
      <w:t>Informe Final — Proyecto Final (Capstone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E5BCB"/>
    <w:multiLevelType w:val="multilevel"/>
    <w:tmpl w:val="5AD86B98"/>
    <w:lvl w:ilvl="0">
      <w:start w:val="1"/>
      <w:numFmt w:val="decimal"/>
      <w:lvlText w:val="%1."/>
      <w:lvlJc w:val="left"/>
      <w:pPr>
        <w:ind w:left="644" w:hanging="360"/>
      </w:pPr>
      <w:rPr>
        <w:rFonts w:hint="default"/>
      </w:rPr>
    </w:lvl>
    <w:lvl w:ilvl="1">
      <w:start w:val="1"/>
      <w:numFmt w:val="decimal"/>
      <w:isLgl/>
      <w:lvlText w:val="%1.%2"/>
      <w:lvlJc w:val="left"/>
      <w:pPr>
        <w:ind w:left="588" w:hanging="38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1" w15:restartNumberingAfterBreak="0">
    <w:nsid w:val="1ECB7BC4"/>
    <w:multiLevelType w:val="hybridMultilevel"/>
    <w:tmpl w:val="C5D282E0"/>
    <w:lvl w:ilvl="0" w:tplc="6D3276DA">
      <w:start w:val="1"/>
      <w:numFmt w:val="bullet"/>
      <w:lvlText w:val="–"/>
      <w:lvlJc w:val="left"/>
      <w:pPr>
        <w:ind w:left="360" w:hanging="260"/>
      </w:pPr>
    </w:lvl>
    <w:lvl w:ilvl="1" w:tplc="FB0C81AC">
      <w:numFmt w:val="decimal"/>
      <w:lvlText w:val=""/>
      <w:lvlJc w:val="left"/>
    </w:lvl>
    <w:lvl w:ilvl="2" w:tplc="3B1C0740">
      <w:numFmt w:val="decimal"/>
      <w:lvlText w:val=""/>
      <w:lvlJc w:val="left"/>
    </w:lvl>
    <w:lvl w:ilvl="3" w:tplc="79A63D64">
      <w:numFmt w:val="decimal"/>
      <w:lvlText w:val=""/>
      <w:lvlJc w:val="left"/>
    </w:lvl>
    <w:lvl w:ilvl="4" w:tplc="8558E728">
      <w:numFmt w:val="decimal"/>
      <w:lvlText w:val=""/>
      <w:lvlJc w:val="left"/>
    </w:lvl>
    <w:lvl w:ilvl="5" w:tplc="97C85912">
      <w:numFmt w:val="decimal"/>
      <w:lvlText w:val=""/>
      <w:lvlJc w:val="left"/>
    </w:lvl>
    <w:lvl w:ilvl="6" w:tplc="63C4C20E">
      <w:numFmt w:val="decimal"/>
      <w:lvlText w:val=""/>
      <w:lvlJc w:val="left"/>
    </w:lvl>
    <w:lvl w:ilvl="7" w:tplc="363E368C">
      <w:numFmt w:val="decimal"/>
      <w:lvlText w:val=""/>
      <w:lvlJc w:val="left"/>
    </w:lvl>
    <w:lvl w:ilvl="8" w:tplc="F7B20CEA">
      <w:numFmt w:val="decimal"/>
      <w:lvlText w:val=""/>
      <w:lvlJc w:val="left"/>
    </w:lvl>
  </w:abstractNum>
  <w:abstractNum w:abstractNumId="2" w15:restartNumberingAfterBreak="0">
    <w:nsid w:val="219223A6"/>
    <w:multiLevelType w:val="hybridMultilevel"/>
    <w:tmpl w:val="B43277C2"/>
    <w:lvl w:ilvl="0" w:tplc="59FCA97E">
      <w:start w:val="1"/>
      <w:numFmt w:val="decimal"/>
      <w:lvlText w:val="%1."/>
      <w:lvlJc w:val="left"/>
      <w:pPr>
        <w:ind w:left="520" w:hanging="360"/>
      </w:pPr>
      <w:rPr>
        <w:rFonts w:hint="default"/>
      </w:rPr>
    </w:lvl>
    <w:lvl w:ilvl="1" w:tplc="080A0019">
      <w:start w:val="1"/>
      <w:numFmt w:val="lowerLetter"/>
      <w:lvlText w:val="%2."/>
      <w:lvlJc w:val="left"/>
      <w:pPr>
        <w:ind w:left="1240" w:hanging="360"/>
      </w:pPr>
    </w:lvl>
    <w:lvl w:ilvl="2" w:tplc="080A001B" w:tentative="1">
      <w:start w:val="1"/>
      <w:numFmt w:val="lowerRoman"/>
      <w:lvlText w:val="%3."/>
      <w:lvlJc w:val="right"/>
      <w:pPr>
        <w:ind w:left="1960" w:hanging="180"/>
      </w:pPr>
    </w:lvl>
    <w:lvl w:ilvl="3" w:tplc="080A000F" w:tentative="1">
      <w:start w:val="1"/>
      <w:numFmt w:val="decimal"/>
      <w:lvlText w:val="%4."/>
      <w:lvlJc w:val="left"/>
      <w:pPr>
        <w:ind w:left="2680" w:hanging="360"/>
      </w:pPr>
    </w:lvl>
    <w:lvl w:ilvl="4" w:tplc="080A0019" w:tentative="1">
      <w:start w:val="1"/>
      <w:numFmt w:val="lowerLetter"/>
      <w:lvlText w:val="%5."/>
      <w:lvlJc w:val="left"/>
      <w:pPr>
        <w:ind w:left="3400" w:hanging="360"/>
      </w:pPr>
    </w:lvl>
    <w:lvl w:ilvl="5" w:tplc="080A001B" w:tentative="1">
      <w:start w:val="1"/>
      <w:numFmt w:val="lowerRoman"/>
      <w:lvlText w:val="%6."/>
      <w:lvlJc w:val="right"/>
      <w:pPr>
        <w:ind w:left="4120" w:hanging="180"/>
      </w:pPr>
    </w:lvl>
    <w:lvl w:ilvl="6" w:tplc="080A000F" w:tentative="1">
      <w:start w:val="1"/>
      <w:numFmt w:val="decimal"/>
      <w:lvlText w:val="%7."/>
      <w:lvlJc w:val="left"/>
      <w:pPr>
        <w:ind w:left="4840" w:hanging="360"/>
      </w:pPr>
    </w:lvl>
    <w:lvl w:ilvl="7" w:tplc="080A0019" w:tentative="1">
      <w:start w:val="1"/>
      <w:numFmt w:val="lowerLetter"/>
      <w:lvlText w:val="%8."/>
      <w:lvlJc w:val="left"/>
      <w:pPr>
        <w:ind w:left="5560" w:hanging="360"/>
      </w:pPr>
    </w:lvl>
    <w:lvl w:ilvl="8" w:tplc="080A001B" w:tentative="1">
      <w:start w:val="1"/>
      <w:numFmt w:val="lowerRoman"/>
      <w:lvlText w:val="%9."/>
      <w:lvlJc w:val="right"/>
      <w:pPr>
        <w:ind w:left="6280" w:hanging="180"/>
      </w:pPr>
    </w:lvl>
  </w:abstractNum>
  <w:abstractNum w:abstractNumId="3" w15:restartNumberingAfterBreak="0">
    <w:nsid w:val="2D637DB2"/>
    <w:multiLevelType w:val="multilevel"/>
    <w:tmpl w:val="5AD86B98"/>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27D793E"/>
    <w:multiLevelType w:val="hybridMultilevel"/>
    <w:tmpl w:val="0F7E996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94C1D34"/>
    <w:multiLevelType w:val="multilevel"/>
    <w:tmpl w:val="5AD86B98"/>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F134CF3"/>
    <w:multiLevelType w:val="hybridMultilevel"/>
    <w:tmpl w:val="97B20624"/>
    <w:lvl w:ilvl="0" w:tplc="D4BCD81A">
      <w:start w:val="1"/>
      <w:numFmt w:val="bullet"/>
      <w:lvlText w:val="●"/>
      <w:lvlJc w:val="left"/>
      <w:pPr>
        <w:ind w:left="720" w:hanging="360"/>
      </w:pPr>
    </w:lvl>
    <w:lvl w:ilvl="1" w:tplc="14A8B398">
      <w:start w:val="1"/>
      <w:numFmt w:val="bullet"/>
      <w:lvlText w:val="○"/>
      <w:lvlJc w:val="left"/>
      <w:pPr>
        <w:ind w:left="1440" w:hanging="360"/>
      </w:pPr>
    </w:lvl>
    <w:lvl w:ilvl="2" w:tplc="66D68A52">
      <w:start w:val="1"/>
      <w:numFmt w:val="bullet"/>
      <w:lvlText w:val="■"/>
      <w:lvlJc w:val="left"/>
      <w:pPr>
        <w:ind w:left="2160" w:hanging="360"/>
      </w:pPr>
    </w:lvl>
    <w:lvl w:ilvl="3" w:tplc="15745FCE">
      <w:start w:val="1"/>
      <w:numFmt w:val="bullet"/>
      <w:lvlText w:val="●"/>
      <w:lvlJc w:val="left"/>
      <w:pPr>
        <w:ind w:left="2880" w:hanging="360"/>
      </w:pPr>
    </w:lvl>
    <w:lvl w:ilvl="4" w:tplc="BA469830">
      <w:start w:val="1"/>
      <w:numFmt w:val="bullet"/>
      <w:lvlText w:val="○"/>
      <w:lvlJc w:val="left"/>
      <w:pPr>
        <w:ind w:left="3600" w:hanging="360"/>
      </w:pPr>
    </w:lvl>
    <w:lvl w:ilvl="5" w:tplc="09544784">
      <w:start w:val="1"/>
      <w:numFmt w:val="bullet"/>
      <w:lvlText w:val="■"/>
      <w:lvlJc w:val="left"/>
      <w:pPr>
        <w:ind w:left="4320" w:hanging="360"/>
      </w:pPr>
    </w:lvl>
    <w:lvl w:ilvl="6" w:tplc="082CF38C">
      <w:start w:val="1"/>
      <w:numFmt w:val="bullet"/>
      <w:lvlText w:val="●"/>
      <w:lvlJc w:val="left"/>
      <w:pPr>
        <w:ind w:left="5040" w:hanging="360"/>
      </w:pPr>
    </w:lvl>
    <w:lvl w:ilvl="7" w:tplc="0136B3F0">
      <w:start w:val="1"/>
      <w:numFmt w:val="bullet"/>
      <w:lvlText w:val="●"/>
      <w:lvlJc w:val="left"/>
      <w:pPr>
        <w:ind w:left="5760" w:hanging="360"/>
      </w:pPr>
    </w:lvl>
    <w:lvl w:ilvl="8" w:tplc="6D6A1D44">
      <w:start w:val="1"/>
      <w:numFmt w:val="bullet"/>
      <w:lvlText w:val="●"/>
      <w:lvlJc w:val="left"/>
      <w:pPr>
        <w:ind w:left="6480" w:hanging="360"/>
      </w:pPr>
    </w:lvl>
  </w:abstractNum>
  <w:abstractNum w:abstractNumId="7" w15:restartNumberingAfterBreak="0">
    <w:nsid w:val="4FD72EF6"/>
    <w:multiLevelType w:val="multilevel"/>
    <w:tmpl w:val="5AD86B98"/>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B517E4F"/>
    <w:multiLevelType w:val="multilevel"/>
    <w:tmpl w:val="5AD86B98"/>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C286CCF"/>
    <w:multiLevelType w:val="multilevel"/>
    <w:tmpl w:val="5AD86B98"/>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6"/>
    <w:lvlOverride w:ilvl="0">
      <w:startOverride w:val="1"/>
    </w:lvlOverride>
  </w:num>
  <w:num w:numId="2">
    <w:abstractNumId w:val="1"/>
    <w:lvlOverride w:ilvl="0">
      <w:startOverride w:val="1"/>
    </w:lvlOverride>
  </w:num>
  <w:num w:numId="3">
    <w:abstractNumId w:val="4"/>
  </w:num>
  <w:num w:numId="4">
    <w:abstractNumId w:val="7"/>
  </w:num>
  <w:num w:numId="5">
    <w:abstractNumId w:val="2"/>
  </w:num>
  <w:num w:numId="6">
    <w:abstractNumId w:val="0"/>
  </w:num>
  <w:num w:numId="7">
    <w:abstractNumId w:val="5"/>
  </w:num>
  <w:num w:numId="8">
    <w:abstractNumId w:val="8"/>
  </w:num>
  <w:num w:numId="9">
    <w:abstractNumId w:val="3"/>
  </w:num>
  <w:num w:numId="10">
    <w:abstractNumId w:val="9"/>
  </w:num>
</w:numbering>
</file>

<file path=word/people.xml><?xml version="1.0" encoding="utf-8"?>
<w15:people xmlns:mc="http://schemas.openxmlformats.org/markup-compatibility/2006" xmlns:w15="http://schemas.microsoft.com/office/word/2012/wordml" mc:Ignorable="w15">
  <w15:person w15:author="Daniela Maria Charris Stand">
    <w15:presenceInfo w15:providerId="AD" w15:userId="S::dmcharris@uninorte.edu.co::8c2a5a85-38e5-4cc8-a14c-4c02091dc58b"/>
  </w15:person>
  <w15:person w15:author="Daniela Maria Charris Stand">
    <w15:presenceInfo w15:providerId="AD" w15:userId="S::dmcharris@uninorte.edu.co::8c2a5a85-38e5-4cc8-a14c-4c02091dc58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displayBackgroundShape/>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E0E"/>
    <w:rsid w:val="00024671"/>
    <w:rsid w:val="0019D69E"/>
    <w:rsid w:val="001BF7C7"/>
    <w:rsid w:val="00476141"/>
    <w:rsid w:val="00482E0E"/>
    <w:rsid w:val="0063657A"/>
    <w:rsid w:val="006A0E53"/>
    <w:rsid w:val="00811EA9"/>
    <w:rsid w:val="00874741"/>
    <w:rsid w:val="008C7243"/>
    <w:rsid w:val="00B15257"/>
    <w:rsid w:val="00B3F420"/>
    <w:rsid w:val="00B50D24"/>
    <w:rsid w:val="00CF4876"/>
    <w:rsid w:val="00D67E16"/>
    <w:rsid w:val="00D97E7B"/>
    <w:rsid w:val="00DC296A"/>
    <w:rsid w:val="00EE489C"/>
    <w:rsid w:val="00EE526E"/>
    <w:rsid w:val="00F67BB1"/>
    <w:rsid w:val="00FC7A14"/>
    <w:rsid w:val="00FF71A5"/>
    <w:rsid w:val="0128FE2D"/>
    <w:rsid w:val="0250C38D"/>
    <w:rsid w:val="02B16B52"/>
    <w:rsid w:val="03833CDA"/>
    <w:rsid w:val="0400A8AD"/>
    <w:rsid w:val="04821576"/>
    <w:rsid w:val="06129C6E"/>
    <w:rsid w:val="08C31E4A"/>
    <w:rsid w:val="08E61DCC"/>
    <w:rsid w:val="09F3D1C2"/>
    <w:rsid w:val="0AB43FAD"/>
    <w:rsid w:val="0ADCCF57"/>
    <w:rsid w:val="0B33C1CE"/>
    <w:rsid w:val="0BCC5D95"/>
    <w:rsid w:val="0CADDC72"/>
    <w:rsid w:val="0CFB05F9"/>
    <w:rsid w:val="0D335309"/>
    <w:rsid w:val="0D7E9D66"/>
    <w:rsid w:val="0D8F9A02"/>
    <w:rsid w:val="0F487C73"/>
    <w:rsid w:val="0F65C92F"/>
    <w:rsid w:val="0FCF6990"/>
    <w:rsid w:val="10BAD477"/>
    <w:rsid w:val="1166BD3A"/>
    <w:rsid w:val="11BFB575"/>
    <w:rsid w:val="121B70E7"/>
    <w:rsid w:val="126C5BEE"/>
    <w:rsid w:val="12B33AA6"/>
    <w:rsid w:val="13A2DC26"/>
    <w:rsid w:val="13E6F226"/>
    <w:rsid w:val="13E79E06"/>
    <w:rsid w:val="169E0005"/>
    <w:rsid w:val="16AD89D7"/>
    <w:rsid w:val="16BF03A1"/>
    <w:rsid w:val="171FEED3"/>
    <w:rsid w:val="173D7506"/>
    <w:rsid w:val="1815DD87"/>
    <w:rsid w:val="181B3809"/>
    <w:rsid w:val="183108FD"/>
    <w:rsid w:val="18A4680D"/>
    <w:rsid w:val="18F483F1"/>
    <w:rsid w:val="1AFA7C99"/>
    <w:rsid w:val="1B5CAA7E"/>
    <w:rsid w:val="1C5BBEDD"/>
    <w:rsid w:val="1E219F29"/>
    <w:rsid w:val="1E634E80"/>
    <w:rsid w:val="1ED50E09"/>
    <w:rsid w:val="1F129061"/>
    <w:rsid w:val="1FEB2DB9"/>
    <w:rsid w:val="205DBD02"/>
    <w:rsid w:val="20C0E7FD"/>
    <w:rsid w:val="20E825AA"/>
    <w:rsid w:val="212B099F"/>
    <w:rsid w:val="21902FC1"/>
    <w:rsid w:val="22857CD7"/>
    <w:rsid w:val="22894D4C"/>
    <w:rsid w:val="234AB761"/>
    <w:rsid w:val="24246D3D"/>
    <w:rsid w:val="24420578"/>
    <w:rsid w:val="249F9B07"/>
    <w:rsid w:val="25EC4A08"/>
    <w:rsid w:val="2635CA0A"/>
    <w:rsid w:val="2712A959"/>
    <w:rsid w:val="275C71D8"/>
    <w:rsid w:val="2814C5FE"/>
    <w:rsid w:val="28B71F47"/>
    <w:rsid w:val="28D1450C"/>
    <w:rsid w:val="2940562E"/>
    <w:rsid w:val="2DA9E408"/>
    <w:rsid w:val="2E6F766B"/>
    <w:rsid w:val="2EBA22D9"/>
    <w:rsid w:val="2F1B4920"/>
    <w:rsid w:val="2F810FC0"/>
    <w:rsid w:val="306A49A5"/>
    <w:rsid w:val="30C44F70"/>
    <w:rsid w:val="317D4060"/>
    <w:rsid w:val="32A29F7E"/>
    <w:rsid w:val="32FEDBAB"/>
    <w:rsid w:val="33028AAD"/>
    <w:rsid w:val="3439116D"/>
    <w:rsid w:val="34727EE6"/>
    <w:rsid w:val="34757BD7"/>
    <w:rsid w:val="34B9CE00"/>
    <w:rsid w:val="35591651"/>
    <w:rsid w:val="358EF80E"/>
    <w:rsid w:val="36A29E35"/>
    <w:rsid w:val="36EA05EC"/>
    <w:rsid w:val="379CF3DE"/>
    <w:rsid w:val="37F93F3A"/>
    <w:rsid w:val="388870AE"/>
    <w:rsid w:val="38A391D5"/>
    <w:rsid w:val="38BFB904"/>
    <w:rsid w:val="39F06C1E"/>
    <w:rsid w:val="3ACFBF29"/>
    <w:rsid w:val="3B2F915E"/>
    <w:rsid w:val="3B397ACA"/>
    <w:rsid w:val="3C2581F3"/>
    <w:rsid w:val="3C44E9C5"/>
    <w:rsid w:val="3E2A8D68"/>
    <w:rsid w:val="3E68BF31"/>
    <w:rsid w:val="3E7A4B80"/>
    <w:rsid w:val="3ED2A3F8"/>
    <w:rsid w:val="3EE4DA59"/>
    <w:rsid w:val="3F1A312D"/>
    <w:rsid w:val="4195ACE4"/>
    <w:rsid w:val="421B7B43"/>
    <w:rsid w:val="4227FB63"/>
    <w:rsid w:val="430439F2"/>
    <w:rsid w:val="4390AA2E"/>
    <w:rsid w:val="4429830C"/>
    <w:rsid w:val="4444DEA7"/>
    <w:rsid w:val="444BDF08"/>
    <w:rsid w:val="44975167"/>
    <w:rsid w:val="45191691"/>
    <w:rsid w:val="45376A76"/>
    <w:rsid w:val="47274CEF"/>
    <w:rsid w:val="4840C94F"/>
    <w:rsid w:val="49177B32"/>
    <w:rsid w:val="4962B5F6"/>
    <w:rsid w:val="49A962E0"/>
    <w:rsid w:val="49B9CA95"/>
    <w:rsid w:val="4A9177C5"/>
    <w:rsid w:val="4ABAD27F"/>
    <w:rsid w:val="4AC4AD0F"/>
    <w:rsid w:val="4B7C5AE6"/>
    <w:rsid w:val="4C669743"/>
    <w:rsid w:val="4C77B2C3"/>
    <w:rsid w:val="4C97A370"/>
    <w:rsid w:val="4CB53563"/>
    <w:rsid w:val="4DAA5F2A"/>
    <w:rsid w:val="4DE86760"/>
    <w:rsid w:val="4FF6816A"/>
    <w:rsid w:val="50BB7FB0"/>
    <w:rsid w:val="5176AB58"/>
    <w:rsid w:val="518D504C"/>
    <w:rsid w:val="51AB5751"/>
    <w:rsid w:val="523C9B55"/>
    <w:rsid w:val="527EC6B9"/>
    <w:rsid w:val="52940C97"/>
    <w:rsid w:val="546B40AB"/>
    <w:rsid w:val="54B18109"/>
    <w:rsid w:val="54E15A26"/>
    <w:rsid w:val="54F3AC86"/>
    <w:rsid w:val="5696A636"/>
    <w:rsid w:val="56A75746"/>
    <w:rsid w:val="571BBE60"/>
    <w:rsid w:val="5756230D"/>
    <w:rsid w:val="576E38BF"/>
    <w:rsid w:val="57726CA6"/>
    <w:rsid w:val="57C61AB7"/>
    <w:rsid w:val="589313A1"/>
    <w:rsid w:val="58B1211F"/>
    <w:rsid w:val="59C01C58"/>
    <w:rsid w:val="59F067A9"/>
    <w:rsid w:val="5B41C32F"/>
    <w:rsid w:val="5D11EDB7"/>
    <w:rsid w:val="5D5D464C"/>
    <w:rsid w:val="5DD398C1"/>
    <w:rsid w:val="5E5020C4"/>
    <w:rsid w:val="5E67C274"/>
    <w:rsid w:val="5E8F3A0F"/>
    <w:rsid w:val="5E919CEB"/>
    <w:rsid w:val="5F49F631"/>
    <w:rsid w:val="5F8002B3"/>
    <w:rsid w:val="5FF7A132"/>
    <w:rsid w:val="609870E0"/>
    <w:rsid w:val="609C79C7"/>
    <w:rsid w:val="6101396E"/>
    <w:rsid w:val="62BAD4EA"/>
    <w:rsid w:val="63BBDB5F"/>
    <w:rsid w:val="63E4F26D"/>
    <w:rsid w:val="6466E0F4"/>
    <w:rsid w:val="64C56985"/>
    <w:rsid w:val="65EBA388"/>
    <w:rsid w:val="662F681F"/>
    <w:rsid w:val="66C6A64E"/>
    <w:rsid w:val="67155A26"/>
    <w:rsid w:val="671DA1EF"/>
    <w:rsid w:val="67A0117D"/>
    <w:rsid w:val="67EE8B96"/>
    <w:rsid w:val="685CECB3"/>
    <w:rsid w:val="69B8FA72"/>
    <w:rsid w:val="6A7A2576"/>
    <w:rsid w:val="6B3B77BD"/>
    <w:rsid w:val="6C2C107F"/>
    <w:rsid w:val="6D3A700A"/>
    <w:rsid w:val="6DB02744"/>
    <w:rsid w:val="6DB34449"/>
    <w:rsid w:val="6EA0F3DE"/>
    <w:rsid w:val="6EC08752"/>
    <w:rsid w:val="6F8B5901"/>
    <w:rsid w:val="6FE58D50"/>
    <w:rsid w:val="703661C6"/>
    <w:rsid w:val="70A8C840"/>
    <w:rsid w:val="70CAEA49"/>
    <w:rsid w:val="7100C104"/>
    <w:rsid w:val="727DB2D4"/>
    <w:rsid w:val="73945E21"/>
    <w:rsid w:val="74359F94"/>
    <w:rsid w:val="749174CB"/>
    <w:rsid w:val="76150692"/>
    <w:rsid w:val="7680721C"/>
    <w:rsid w:val="76FFE1FA"/>
    <w:rsid w:val="7AED8C93"/>
    <w:rsid w:val="7B8F7A8D"/>
    <w:rsid w:val="7BA336C8"/>
    <w:rsid w:val="7BEA6ADA"/>
    <w:rsid w:val="7C2FED3E"/>
    <w:rsid w:val="7C640367"/>
    <w:rsid w:val="7CA72E06"/>
    <w:rsid w:val="7D6FE9E6"/>
    <w:rsid w:val="7DC18680"/>
    <w:rsid w:val="7ED01941"/>
    <w:rsid w:val="7EE79B9B"/>
    <w:rsid w:val="7EF36A3F"/>
    <w:rsid w:val="7FB0E564"/>
    <w:rsid w:val="7FF196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3AE4B"/>
  <w15:docId w15:val="{40142269-820A-7442-94B5-A2B606BC33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80" w:after="200"/>
      <w:outlineLvl w:val="0"/>
    </w:pPr>
    <w:rPr>
      <w:b/>
      <w:bCs/>
      <w:color w:val="1F4E79"/>
      <w:sz w:val="30"/>
      <w:szCs w:val="30"/>
    </w:rPr>
  </w:style>
  <w:style w:type="paragraph" w:styleId="Heading2">
    <w:name w:val="heading 2"/>
    <w:uiPriority w:val="9"/>
    <w:unhideWhenUsed/>
    <w:qFormat/>
    <w:pPr>
      <w:spacing w:before="260" w:after="140"/>
      <w:outlineLvl w:val="1"/>
    </w:pPr>
    <w:rPr>
      <w:b/>
      <w:bCs/>
      <w:color w:val="2E2E2E"/>
      <w:sz w:val="25"/>
      <w:szCs w:val="25"/>
    </w:rPr>
  </w:style>
  <w:style w:type="paragraph" w:styleId="Heading3">
    <w:name w:val="heading 3"/>
    <w:uiPriority w:val="9"/>
    <w:unhideWhenUsed/>
    <w:qFormat/>
    <w:pPr>
      <w:spacing w:before="200" w:after="100"/>
      <w:outlineLvl w:val="2"/>
    </w:pPr>
    <w:rPr>
      <w:b/>
      <w:bCs/>
      <w:i/>
      <w:i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Fuerte1" w:customStyl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C296A"/>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DC296A"/>
    <w:pPr>
      <w:ind w:left="220"/>
    </w:pPr>
    <w:rPr>
      <w:rFonts w:asciiTheme="minorHAnsi" w:hAnsiTheme="minorHAnsi"/>
      <w:smallCaps/>
      <w:sz w:val="20"/>
      <w:szCs w:val="20"/>
    </w:rPr>
  </w:style>
  <w:style w:type="paragraph" w:styleId="TOC3">
    <w:name w:val="toc 3"/>
    <w:basedOn w:val="Normal"/>
    <w:next w:val="Normal"/>
    <w:autoRedefine/>
    <w:uiPriority w:val="39"/>
    <w:unhideWhenUsed/>
    <w:rsid w:val="00DC296A"/>
    <w:pPr>
      <w:ind w:left="440"/>
    </w:pPr>
    <w:rPr>
      <w:rFonts w:asciiTheme="minorHAnsi" w:hAnsiTheme="minorHAnsi"/>
      <w:i/>
      <w:iCs/>
      <w:sz w:val="20"/>
      <w:szCs w:val="20"/>
    </w:rPr>
  </w:style>
  <w:style w:type="paragraph" w:styleId="Header">
    <w:name w:val="header"/>
    <w:basedOn w:val="Normal"/>
    <w:link w:val="HeaderChar"/>
    <w:uiPriority w:val="99"/>
    <w:unhideWhenUsed/>
    <w:rsid w:val="00CF4876"/>
    <w:pPr>
      <w:tabs>
        <w:tab w:val="center" w:pos="4419"/>
        <w:tab w:val="right" w:pos="8838"/>
      </w:tabs>
    </w:pPr>
  </w:style>
  <w:style w:type="character" w:styleId="HeaderChar" w:customStyle="1">
    <w:name w:val="Header Char"/>
    <w:basedOn w:val="DefaultParagraphFont"/>
    <w:link w:val="Header"/>
    <w:uiPriority w:val="99"/>
    <w:rsid w:val="00CF4876"/>
  </w:style>
  <w:style w:type="paragraph" w:styleId="Footer">
    <w:name w:val="footer"/>
    <w:basedOn w:val="Normal"/>
    <w:link w:val="FooterChar"/>
    <w:uiPriority w:val="99"/>
    <w:unhideWhenUsed/>
    <w:rsid w:val="00CF4876"/>
    <w:pPr>
      <w:tabs>
        <w:tab w:val="center" w:pos="4419"/>
        <w:tab w:val="right" w:pos="8838"/>
      </w:tabs>
    </w:pPr>
  </w:style>
  <w:style w:type="character" w:styleId="FooterChar" w:customStyle="1">
    <w:name w:val="Footer Char"/>
    <w:basedOn w:val="DefaultParagraphFont"/>
    <w:link w:val="Footer"/>
    <w:uiPriority w:val="99"/>
    <w:rsid w:val="00CF4876"/>
  </w:style>
  <w:style w:type="paragraph" w:styleId="TOC4">
    <w:name w:val="toc 4"/>
    <w:basedOn w:val="Normal"/>
    <w:next w:val="Normal"/>
    <w:autoRedefine/>
    <w:uiPriority w:val="39"/>
    <w:unhideWhenUsed/>
    <w:rsid w:val="00FC7A14"/>
    <w:pPr>
      <w:ind w:left="660"/>
    </w:pPr>
    <w:rPr>
      <w:rFonts w:asciiTheme="minorHAnsi" w:hAnsiTheme="minorHAnsi"/>
      <w:sz w:val="18"/>
      <w:szCs w:val="18"/>
    </w:rPr>
  </w:style>
  <w:style w:type="paragraph" w:styleId="TOC5">
    <w:name w:val="toc 5"/>
    <w:basedOn w:val="Normal"/>
    <w:next w:val="Normal"/>
    <w:autoRedefine/>
    <w:uiPriority w:val="39"/>
    <w:unhideWhenUsed/>
    <w:rsid w:val="00FC7A14"/>
    <w:pPr>
      <w:ind w:left="880"/>
    </w:pPr>
    <w:rPr>
      <w:rFonts w:asciiTheme="minorHAnsi" w:hAnsiTheme="minorHAnsi"/>
      <w:sz w:val="18"/>
      <w:szCs w:val="18"/>
    </w:rPr>
  </w:style>
  <w:style w:type="paragraph" w:styleId="TOC6">
    <w:name w:val="toc 6"/>
    <w:basedOn w:val="Normal"/>
    <w:next w:val="Normal"/>
    <w:autoRedefine/>
    <w:uiPriority w:val="39"/>
    <w:unhideWhenUsed/>
    <w:rsid w:val="00FC7A14"/>
    <w:pPr>
      <w:ind w:left="1100"/>
    </w:pPr>
    <w:rPr>
      <w:rFonts w:asciiTheme="minorHAnsi" w:hAnsiTheme="minorHAnsi"/>
      <w:sz w:val="18"/>
      <w:szCs w:val="18"/>
    </w:rPr>
  </w:style>
  <w:style w:type="paragraph" w:styleId="TOC7">
    <w:name w:val="toc 7"/>
    <w:basedOn w:val="Normal"/>
    <w:next w:val="Normal"/>
    <w:autoRedefine/>
    <w:uiPriority w:val="39"/>
    <w:unhideWhenUsed/>
    <w:rsid w:val="00FC7A14"/>
    <w:pPr>
      <w:ind w:left="1320"/>
    </w:pPr>
    <w:rPr>
      <w:rFonts w:asciiTheme="minorHAnsi" w:hAnsiTheme="minorHAnsi"/>
      <w:sz w:val="18"/>
      <w:szCs w:val="18"/>
    </w:rPr>
  </w:style>
  <w:style w:type="paragraph" w:styleId="TOC8">
    <w:name w:val="toc 8"/>
    <w:basedOn w:val="Normal"/>
    <w:next w:val="Normal"/>
    <w:autoRedefine/>
    <w:uiPriority w:val="39"/>
    <w:unhideWhenUsed/>
    <w:rsid w:val="00FC7A14"/>
    <w:pPr>
      <w:ind w:left="1540"/>
    </w:pPr>
    <w:rPr>
      <w:rFonts w:asciiTheme="minorHAnsi" w:hAnsiTheme="minorHAnsi"/>
      <w:sz w:val="18"/>
      <w:szCs w:val="18"/>
    </w:rPr>
  </w:style>
  <w:style w:type="paragraph" w:styleId="TOC9">
    <w:name w:val="toc 9"/>
    <w:basedOn w:val="Normal"/>
    <w:next w:val="Normal"/>
    <w:autoRedefine/>
    <w:uiPriority w:val="39"/>
    <w:unhideWhenUsed/>
    <w:rsid w:val="00FC7A14"/>
    <w:pPr>
      <w:ind w:left="176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footer" Target="footer1.xml" Id="rId1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header" Target="header1.xml" Id="rId14" /><Relationship Type="http://schemas.openxmlformats.org/officeDocument/2006/relationships/comments" Target="comments.xml" Id="Rd32085bcf4cc412d" /><Relationship Type="http://schemas.microsoft.com/office/2016/09/relationships/commentsIds" Target="commentsIds.xml" Id="R359ff80c78f346fe" /><Relationship Type="http://schemas.microsoft.com/office/2011/relationships/commentsExtended" Target="commentsExtended.xml" Id="R7cc72fa6ec0a4ded" /><Relationship Type="http://schemas.microsoft.com/office/2018/08/relationships/commentsExtensible" Target="commentsExtensible.xml" Id="R4cfffa724e7644f9" /><Relationship Type="http://schemas.microsoft.com/office/2011/relationships/people" Target="people.xml" Id="R625d788f8d904bc1"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Daniela Maria Charris Stand</lastModifiedBy>
  <revision>9</revision>
  <dcterms:created xsi:type="dcterms:W3CDTF">2026-09-23T20:57:00.0000000Z</dcterms:created>
  <dcterms:modified xsi:type="dcterms:W3CDTF">2026-09-28T10:24:32.8961393Z</dcterms:modified>
</coreProperties>
</file>